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52FAE" w14:textId="28A735CF" w:rsidR="00167EFE" w:rsidRPr="00C12363" w:rsidRDefault="005C20B9" w:rsidP="00804471">
      <w:pPr>
        <w:spacing w:line="480" w:lineRule="auto"/>
        <w:jc w:val="center"/>
        <w:rPr>
          <w:rFonts w:ascii="Times New Roman" w:hAnsi="Times New Roman" w:cs="Times New Roman"/>
          <w:b/>
          <w:bCs/>
          <w:sz w:val="32"/>
          <w:szCs w:val="32"/>
        </w:rPr>
      </w:pPr>
      <w:r w:rsidRPr="00C12363">
        <w:rPr>
          <w:rFonts w:ascii="Times New Roman" w:hAnsi="Times New Roman" w:cs="Times New Roman"/>
          <w:b/>
          <w:bCs/>
          <w:sz w:val="32"/>
          <w:szCs w:val="32"/>
        </w:rPr>
        <w:t>Statistical Analysis on Rate parameters of H</w:t>
      </w:r>
      <w:r w:rsidRPr="00C12363">
        <w:rPr>
          <w:rFonts w:ascii="Times New Roman" w:hAnsi="Times New Roman" w:cs="Times New Roman"/>
          <w:b/>
          <w:bCs/>
          <w:sz w:val="32"/>
          <w:szCs w:val="32"/>
          <w:vertAlign w:val="subscript"/>
        </w:rPr>
        <w:t>2</w:t>
      </w:r>
      <w:r w:rsidRPr="00C12363">
        <w:rPr>
          <w:rFonts w:ascii="Times New Roman" w:hAnsi="Times New Roman" w:cs="Times New Roman"/>
          <w:b/>
          <w:bCs/>
          <w:sz w:val="32"/>
          <w:szCs w:val="32"/>
        </w:rPr>
        <w:t>-O</w:t>
      </w:r>
      <w:r w:rsidRPr="00C12363">
        <w:rPr>
          <w:rFonts w:ascii="Times New Roman" w:hAnsi="Times New Roman" w:cs="Times New Roman"/>
          <w:b/>
          <w:bCs/>
          <w:sz w:val="32"/>
          <w:szCs w:val="32"/>
          <w:vertAlign w:val="subscript"/>
        </w:rPr>
        <w:t>2</w:t>
      </w:r>
      <w:r w:rsidRPr="00C12363">
        <w:rPr>
          <w:rFonts w:ascii="Times New Roman" w:hAnsi="Times New Roman" w:cs="Times New Roman"/>
          <w:b/>
          <w:bCs/>
          <w:sz w:val="32"/>
          <w:szCs w:val="32"/>
        </w:rPr>
        <w:t xml:space="preserve"> reaction system</w:t>
      </w:r>
      <w:ins w:id="0" w:author="Xueliang Yang" w:date="2020-08-23T21:00:00Z">
        <w:r w:rsidR="009A7A77">
          <w:rPr>
            <w:rFonts w:ascii="Times New Roman" w:hAnsi="Times New Roman" w:cs="Times New Roman"/>
            <w:b/>
            <w:bCs/>
            <w:sz w:val="32"/>
            <w:szCs w:val="32"/>
          </w:rPr>
          <w:t xml:space="preserve"> amid high pressure combustion</w:t>
        </w:r>
      </w:ins>
    </w:p>
    <w:p w14:paraId="2738507A" w14:textId="367410BE" w:rsidR="00C12363" w:rsidRPr="00C12363" w:rsidRDefault="00C12363" w:rsidP="00804471">
      <w:pPr>
        <w:spacing w:line="480" w:lineRule="auto"/>
        <w:jc w:val="center"/>
        <w:rPr>
          <w:rFonts w:ascii="Times New Roman" w:hAnsi="Times New Roman" w:cs="Times New Roman"/>
        </w:rPr>
      </w:pPr>
    </w:p>
    <w:p w14:paraId="1DB31A40" w14:textId="26A3C538" w:rsidR="00C12363" w:rsidRPr="00C12363" w:rsidRDefault="00C12363" w:rsidP="00804471">
      <w:pPr>
        <w:spacing w:line="480" w:lineRule="auto"/>
        <w:jc w:val="center"/>
        <w:rPr>
          <w:rFonts w:ascii="Times New Roman" w:hAnsi="Times New Roman" w:cs="Times New Roman"/>
        </w:rPr>
      </w:pPr>
      <w:r w:rsidRPr="00C12363">
        <w:rPr>
          <w:rFonts w:ascii="Times New Roman" w:hAnsi="Times New Roman" w:cs="Times New Roman"/>
        </w:rPr>
        <w:t xml:space="preserve">Xiaobo Shen, Peng Zhao, Albert Wang, Xueliang Yang, </w:t>
      </w:r>
      <w:r w:rsidRPr="00C12363">
        <w:rPr>
          <w:rFonts w:ascii="Times New Roman" w:hAnsi="Times New Roman" w:cs="Times New Roman"/>
          <w:shd w:val="clear" w:color="auto" w:fill="FFFFFF"/>
        </w:rPr>
        <w:t>Chung K.</w:t>
      </w:r>
      <w:r w:rsidRPr="00C12363">
        <w:rPr>
          <w:rFonts w:ascii="Times New Roman" w:hAnsi="Times New Roman" w:cs="Times New Roman"/>
        </w:rPr>
        <w:t xml:space="preserve"> Law</w:t>
      </w:r>
    </w:p>
    <w:p w14:paraId="5AF7E76E" w14:textId="77777777" w:rsidR="00804471" w:rsidRDefault="00804471" w:rsidP="00804471">
      <w:pPr>
        <w:spacing w:line="480" w:lineRule="auto"/>
        <w:jc w:val="both"/>
        <w:rPr>
          <w:rFonts w:ascii="Times New Roman" w:hAnsi="Times New Roman" w:cs="Times New Roman"/>
        </w:rPr>
      </w:pPr>
    </w:p>
    <w:p w14:paraId="31A67B99" w14:textId="245D8321" w:rsidR="00DE6F67" w:rsidRPr="0049270E" w:rsidRDefault="005D25EA" w:rsidP="0049270E">
      <w:pPr>
        <w:spacing w:line="480" w:lineRule="auto"/>
        <w:jc w:val="both"/>
        <w:rPr>
          <w:rFonts w:ascii="Times New Roman" w:hAnsi="Times New Roman" w:cs="Times New Roman"/>
          <w:b/>
          <w:bCs/>
        </w:rPr>
      </w:pPr>
      <w:r w:rsidRPr="00ED2285">
        <w:rPr>
          <w:rFonts w:ascii="Times New Roman" w:hAnsi="Times New Roman" w:cs="Times New Roman"/>
          <w:b/>
          <w:bCs/>
        </w:rPr>
        <w:t>1 Introduction</w:t>
      </w:r>
    </w:p>
    <w:p w14:paraId="08513C21" w14:textId="2AECC72E" w:rsidR="00480971" w:rsidDel="00BE3C62" w:rsidRDefault="004551F2" w:rsidP="00BE3C62">
      <w:pPr>
        <w:spacing w:line="480" w:lineRule="auto"/>
        <w:jc w:val="both"/>
        <w:rPr>
          <w:del w:id="1" w:author="Xueliang Yang" w:date="2020-08-23T16:29:00Z"/>
          <w:rFonts w:ascii="Times New Roman" w:hAnsi="Times New Roman" w:cs="Times New Roman"/>
        </w:rPr>
        <w:pPrChange w:id="2" w:author="Xueliang Yang" w:date="2020-08-23T16:33:00Z">
          <w:pPr>
            <w:spacing w:line="480" w:lineRule="auto"/>
            <w:ind w:firstLine="720"/>
            <w:jc w:val="both"/>
          </w:pPr>
        </w:pPrChange>
      </w:pPr>
      <w:ins w:id="3" w:author="Xueliang Yang" w:date="2020-08-22T18:25:00Z">
        <w:r w:rsidRPr="004551F2">
          <w:rPr>
            <w:rFonts w:ascii="Times New Roman" w:hAnsi="Times New Roman" w:cs="Times New Roman"/>
          </w:rPr>
          <w:t>With combustion evolving into a more and more quantitative subject, tools of advanced</w:t>
        </w:r>
      </w:ins>
      <w:ins w:id="4" w:author="Xueliang Yang" w:date="2020-08-22T18:26:00Z">
        <w:r>
          <w:rPr>
            <w:rFonts w:ascii="Times New Roman" w:hAnsi="Times New Roman" w:cs="Times New Roman"/>
          </w:rPr>
          <w:t xml:space="preserve"> </w:t>
        </w:r>
      </w:ins>
      <w:ins w:id="5" w:author="Xueliang Yang" w:date="2020-08-22T18:25:00Z">
        <w:r w:rsidRPr="004551F2">
          <w:rPr>
            <w:rFonts w:ascii="Times New Roman" w:hAnsi="Times New Roman" w:cs="Times New Roman"/>
          </w:rPr>
          <w:t xml:space="preserve">experimental diagnostics and detailed </w:t>
        </w:r>
      </w:ins>
      <w:ins w:id="6" w:author="Xueliang Yang" w:date="2020-08-22T18:28:00Z">
        <w:r>
          <w:rPr>
            <w:rFonts w:ascii="Times New Roman" w:hAnsi="Times New Roman" w:cs="Times New Roman"/>
          </w:rPr>
          <w:t>numerical simulations</w:t>
        </w:r>
      </w:ins>
      <w:ins w:id="7" w:author="Xueliang Yang" w:date="2020-08-23T10:02:00Z">
        <w:r w:rsidR="002A22FD">
          <w:rPr>
            <w:rFonts w:ascii="Times New Roman" w:hAnsi="Times New Roman" w:cs="Times New Roman"/>
          </w:rPr>
          <w:t>/modeling</w:t>
        </w:r>
      </w:ins>
      <w:ins w:id="8" w:author="Xueliang Yang" w:date="2020-08-22T18:28:00Z">
        <w:r>
          <w:rPr>
            <w:rFonts w:ascii="Times New Roman" w:hAnsi="Times New Roman" w:cs="Times New Roman"/>
          </w:rPr>
          <w:t xml:space="preserve"> (not the normal DNS we are familiar with)</w:t>
        </w:r>
      </w:ins>
      <w:ins w:id="9" w:author="Xueliang Yang" w:date="2020-08-22T18:25:00Z">
        <w:r w:rsidRPr="004551F2">
          <w:rPr>
            <w:rFonts w:ascii="Times New Roman" w:hAnsi="Times New Roman" w:cs="Times New Roman"/>
          </w:rPr>
          <w:t xml:space="preserve"> have become two major pillars of</w:t>
        </w:r>
      </w:ins>
      <w:ins w:id="10" w:author="Xueliang Yang" w:date="2020-08-22T18:26:00Z">
        <w:r>
          <w:rPr>
            <w:rFonts w:ascii="Times New Roman" w:hAnsi="Times New Roman" w:cs="Times New Roman"/>
          </w:rPr>
          <w:t xml:space="preserve"> </w:t>
        </w:r>
      </w:ins>
      <w:ins w:id="11" w:author="Xueliang Yang" w:date="2020-08-22T18:25:00Z">
        <w:r w:rsidRPr="004551F2">
          <w:rPr>
            <w:rFonts w:ascii="Times New Roman" w:hAnsi="Times New Roman" w:cs="Times New Roman"/>
          </w:rPr>
          <w:t xml:space="preserve">combustion research. </w:t>
        </w:r>
      </w:ins>
      <w:ins w:id="12" w:author="Xueliang Yang" w:date="2020-08-22T18:29:00Z">
        <w:r>
          <w:rPr>
            <w:rFonts w:ascii="Times New Roman" w:hAnsi="Times New Roman" w:cs="Times New Roman"/>
          </w:rPr>
          <w:t>T</w:t>
        </w:r>
      </w:ins>
      <w:ins w:id="13" w:author="Xueliang Yang" w:date="2020-08-22T18:25:00Z">
        <w:r w:rsidRPr="004551F2">
          <w:rPr>
            <w:rFonts w:ascii="Times New Roman" w:hAnsi="Times New Roman" w:cs="Times New Roman"/>
          </w:rPr>
          <w:t>he establishment of detailed kinetic models is</w:t>
        </w:r>
      </w:ins>
      <w:ins w:id="14" w:author="Xueliang Yang" w:date="2020-08-22T18:26:00Z">
        <w:r>
          <w:rPr>
            <w:rFonts w:ascii="Times New Roman" w:hAnsi="Times New Roman" w:cs="Times New Roman"/>
          </w:rPr>
          <w:t xml:space="preserve"> </w:t>
        </w:r>
      </w:ins>
      <w:ins w:id="15" w:author="Xueliang Yang" w:date="2020-08-22T18:29:00Z">
        <w:r>
          <w:rPr>
            <w:rFonts w:ascii="Times New Roman" w:hAnsi="Times New Roman" w:cs="Times New Roman"/>
          </w:rPr>
          <w:t>the key</w:t>
        </w:r>
      </w:ins>
      <w:ins w:id="16" w:author="Xueliang Yang" w:date="2020-08-22T18:25:00Z">
        <w:r w:rsidRPr="004551F2">
          <w:rPr>
            <w:rFonts w:ascii="Times New Roman" w:hAnsi="Times New Roman" w:cs="Times New Roman"/>
          </w:rPr>
          <w:t xml:space="preserve"> </w:t>
        </w:r>
      </w:ins>
      <w:ins w:id="17" w:author="Xueliang Yang" w:date="2020-08-22T18:29:00Z">
        <w:r>
          <w:rPr>
            <w:rFonts w:ascii="Times New Roman" w:hAnsi="Times New Roman" w:cs="Times New Roman"/>
          </w:rPr>
          <w:t>piece</w:t>
        </w:r>
      </w:ins>
      <w:ins w:id="18" w:author="Xueliang Yang" w:date="2020-08-22T18:30:00Z">
        <w:r>
          <w:rPr>
            <w:rFonts w:ascii="Times New Roman" w:hAnsi="Times New Roman" w:cs="Times New Roman"/>
          </w:rPr>
          <w:t xml:space="preserve"> that</w:t>
        </w:r>
      </w:ins>
      <w:ins w:id="19" w:author="Xueliang Yang" w:date="2020-08-22T18:25:00Z">
        <w:r w:rsidRPr="004551F2">
          <w:rPr>
            <w:rFonts w:ascii="Times New Roman" w:hAnsi="Times New Roman" w:cs="Times New Roman"/>
          </w:rPr>
          <w:t xml:space="preserve"> </w:t>
        </w:r>
      </w:ins>
      <w:ins w:id="20" w:author="Xueliang Yang" w:date="2020-08-22T18:30:00Z">
        <w:r>
          <w:rPr>
            <w:rFonts w:ascii="Times New Roman" w:hAnsi="Times New Roman" w:cs="Times New Roman"/>
          </w:rPr>
          <w:t xml:space="preserve">connects experiments with simulations </w:t>
        </w:r>
      </w:ins>
      <w:ins w:id="21" w:author="Xueliang Yang" w:date="2020-08-22T18:25:00Z">
        <w:r w:rsidRPr="004551F2">
          <w:rPr>
            <w:rFonts w:ascii="Times New Roman" w:hAnsi="Times New Roman" w:cs="Times New Roman"/>
          </w:rPr>
          <w:t xml:space="preserve">enabling </w:t>
        </w:r>
      </w:ins>
      <w:ins w:id="22" w:author="Xueliang Yang" w:date="2020-08-22T18:31:00Z">
        <w:r>
          <w:rPr>
            <w:rFonts w:ascii="Times New Roman" w:hAnsi="Times New Roman" w:cs="Times New Roman"/>
          </w:rPr>
          <w:t>more comprehensive and complete understanding</w:t>
        </w:r>
      </w:ins>
      <w:ins w:id="23" w:author="Xueliang Yang" w:date="2020-08-22T18:25:00Z">
        <w:r w:rsidRPr="004551F2">
          <w:rPr>
            <w:rFonts w:ascii="Times New Roman" w:hAnsi="Times New Roman" w:cs="Times New Roman"/>
          </w:rPr>
          <w:t xml:space="preserve"> of </w:t>
        </w:r>
      </w:ins>
      <w:ins w:id="24" w:author="Xueliang Yang" w:date="2020-08-22T20:58:00Z">
        <w:r w:rsidR="00887F1A">
          <w:rPr>
            <w:rFonts w:ascii="Times New Roman" w:hAnsi="Times New Roman" w:cs="Times New Roman"/>
          </w:rPr>
          <w:t>sophisticated</w:t>
        </w:r>
      </w:ins>
      <w:ins w:id="25" w:author="Xueliang Yang" w:date="2020-08-22T18:31:00Z">
        <w:r>
          <w:rPr>
            <w:rFonts w:ascii="Times New Roman" w:hAnsi="Times New Roman" w:cs="Times New Roman"/>
          </w:rPr>
          <w:t xml:space="preserve"> </w:t>
        </w:r>
      </w:ins>
      <w:ins w:id="26" w:author="Xueliang Yang" w:date="2020-08-22T18:25:00Z">
        <w:r w:rsidRPr="004551F2">
          <w:rPr>
            <w:rFonts w:ascii="Times New Roman" w:hAnsi="Times New Roman" w:cs="Times New Roman"/>
          </w:rPr>
          <w:t xml:space="preserve">combustion problems. </w:t>
        </w:r>
      </w:ins>
      <w:del w:id="27" w:author="Xueliang Yang" w:date="2020-08-22T18:30:00Z">
        <w:r w:rsidR="00831009" w:rsidDel="004551F2">
          <w:rPr>
            <w:rFonts w:ascii="Times New Roman" w:hAnsi="Times New Roman" w:cs="Times New Roman"/>
          </w:rPr>
          <w:delText>The</w:delText>
        </w:r>
        <w:r w:rsidR="00831009" w:rsidRPr="0079745A" w:rsidDel="004551F2">
          <w:rPr>
            <w:rFonts w:ascii="Times New Roman" w:hAnsi="Times New Roman" w:cs="Times New Roman"/>
          </w:rPr>
          <w:delText xml:space="preserve"> establishment of</w:delText>
        </w:r>
        <w:r w:rsidR="00831009" w:rsidDel="004551F2">
          <w:rPr>
            <w:rFonts w:ascii="Times New Roman" w:hAnsi="Times New Roman" w:cs="Times New Roman"/>
          </w:rPr>
          <w:delText xml:space="preserve"> a predictive </w:delText>
        </w:r>
        <w:r w:rsidR="00831009" w:rsidRPr="0079745A" w:rsidDel="004551F2">
          <w:rPr>
            <w:rFonts w:ascii="Times New Roman" w:hAnsi="Times New Roman" w:cs="Times New Roman"/>
          </w:rPr>
          <w:delText>detailed kinetic model is a major step enabling the current fidelity and sophistication of combustion problems.</w:delText>
        </w:r>
        <w:r w:rsidR="00831009" w:rsidDel="004551F2">
          <w:rPr>
            <w:rFonts w:ascii="Times New Roman" w:hAnsi="Times New Roman" w:cs="Times New Roman"/>
          </w:rPr>
          <w:delText xml:space="preserve"> </w:delText>
        </w:r>
      </w:del>
      <w:del w:id="28" w:author="Xueliang Yang" w:date="2020-08-22T21:09:00Z">
        <w:r w:rsidR="00677C9A" w:rsidDel="007B539B">
          <w:rPr>
            <w:rFonts w:ascii="Times New Roman" w:hAnsi="Times New Roman" w:cs="Times New Roman"/>
          </w:rPr>
          <w:delText>The model development</w:delText>
        </w:r>
      </w:del>
      <w:ins w:id="29" w:author="Xueliang Yang" w:date="2020-08-22T21:09:00Z">
        <w:r w:rsidR="007B539B">
          <w:rPr>
            <w:rFonts w:ascii="Times New Roman" w:hAnsi="Times New Roman" w:cs="Times New Roman"/>
          </w:rPr>
          <w:t xml:space="preserve">A typical </w:t>
        </w:r>
      </w:ins>
      <w:ins w:id="30" w:author="Xueliang Yang" w:date="2020-08-23T09:16:00Z">
        <w:r w:rsidR="00AF2529">
          <w:rPr>
            <w:rFonts w:ascii="Times New Roman" w:hAnsi="Times New Roman" w:cs="Times New Roman"/>
          </w:rPr>
          <w:t xml:space="preserve">combustion </w:t>
        </w:r>
      </w:ins>
      <w:ins w:id="31" w:author="Xueliang Yang" w:date="2020-08-22T21:09:00Z">
        <w:r w:rsidR="007B539B">
          <w:rPr>
            <w:rFonts w:ascii="Times New Roman" w:hAnsi="Times New Roman" w:cs="Times New Roman"/>
          </w:rPr>
          <w:t xml:space="preserve">kinetics model consists </w:t>
        </w:r>
      </w:ins>
      <w:ins w:id="32" w:author="Xueliang Yang" w:date="2020-08-23T09:15:00Z">
        <w:r w:rsidR="00AF2529">
          <w:rPr>
            <w:rFonts w:ascii="Times New Roman" w:hAnsi="Times New Roman" w:cs="Times New Roman"/>
          </w:rPr>
          <w:t xml:space="preserve">of </w:t>
        </w:r>
      </w:ins>
      <w:ins w:id="33" w:author="Xueliang Yang" w:date="2020-08-22T21:09:00Z">
        <w:r w:rsidR="007B539B">
          <w:rPr>
            <w:rFonts w:ascii="Times New Roman" w:hAnsi="Times New Roman" w:cs="Times New Roman"/>
          </w:rPr>
          <w:t xml:space="preserve">three parts: 1) </w:t>
        </w:r>
      </w:ins>
      <w:ins w:id="34" w:author="Xueliang Yang" w:date="2020-08-23T09:12:00Z">
        <w:r w:rsidR="00AF2529">
          <w:rPr>
            <w:rFonts w:ascii="Times New Roman" w:hAnsi="Times New Roman" w:cs="Times New Roman"/>
          </w:rPr>
          <w:t xml:space="preserve">a </w:t>
        </w:r>
      </w:ins>
      <w:ins w:id="35" w:author="Xueliang Yang" w:date="2020-08-23T09:13:00Z">
        <w:r w:rsidR="00AF2529">
          <w:rPr>
            <w:rFonts w:ascii="Times New Roman" w:hAnsi="Times New Roman" w:cs="Times New Roman"/>
          </w:rPr>
          <w:t xml:space="preserve">set of </w:t>
        </w:r>
      </w:ins>
      <w:ins w:id="36" w:author="Xueliang Yang" w:date="2020-08-23T09:12:00Z">
        <w:r w:rsidR="00AF2529">
          <w:rPr>
            <w:rFonts w:ascii="Times New Roman" w:hAnsi="Times New Roman" w:cs="Times New Roman"/>
          </w:rPr>
          <w:t>reaction</w:t>
        </w:r>
      </w:ins>
      <w:ins w:id="37" w:author="Xueliang Yang" w:date="2020-08-23T09:13:00Z">
        <w:r w:rsidR="00AF2529">
          <w:rPr>
            <w:rFonts w:ascii="Times New Roman" w:hAnsi="Times New Roman" w:cs="Times New Roman"/>
          </w:rPr>
          <w:t xml:space="preserve"> rate</w:t>
        </w:r>
      </w:ins>
      <w:ins w:id="38" w:author="Xueliang Yang" w:date="2020-08-23T09:16:00Z">
        <w:r w:rsidR="00AF2529">
          <w:rPr>
            <w:rFonts w:ascii="Times New Roman" w:hAnsi="Times New Roman" w:cs="Times New Roman"/>
          </w:rPr>
          <w:t xml:space="preserve"> coefficients</w:t>
        </w:r>
      </w:ins>
      <w:ins w:id="39" w:author="Xueliang Yang" w:date="2020-08-23T09:13:00Z">
        <w:r w:rsidR="00AF2529">
          <w:rPr>
            <w:rFonts w:ascii="Times New Roman" w:hAnsi="Times New Roman" w:cs="Times New Roman"/>
          </w:rPr>
          <w:t xml:space="preserve"> </w:t>
        </w:r>
      </w:ins>
      <w:ins w:id="40" w:author="Xueliang Yang" w:date="2020-08-23T09:14:00Z">
        <w:r w:rsidR="00AF2529">
          <w:rPr>
            <w:rFonts w:ascii="Times New Roman" w:hAnsi="Times New Roman" w:cs="Times New Roman"/>
          </w:rPr>
          <w:t>between different</w:t>
        </w:r>
      </w:ins>
      <w:ins w:id="41" w:author="Xueliang Yang" w:date="2020-08-23T09:12:00Z">
        <w:r w:rsidR="00AF2529">
          <w:rPr>
            <w:rFonts w:ascii="Times New Roman" w:hAnsi="Times New Roman" w:cs="Times New Roman"/>
          </w:rPr>
          <w:t xml:space="preserve"> </w:t>
        </w:r>
        <w:proofErr w:type="gramStart"/>
        <w:r w:rsidR="00AF2529">
          <w:rPr>
            <w:rFonts w:ascii="Times New Roman" w:hAnsi="Times New Roman" w:cs="Times New Roman"/>
          </w:rPr>
          <w:t xml:space="preserve">species, </w:t>
        </w:r>
      </w:ins>
      <w:r w:rsidR="00677C9A">
        <w:rPr>
          <w:rFonts w:ascii="Times New Roman" w:hAnsi="Times New Roman" w:cs="Times New Roman"/>
        </w:rPr>
        <w:t xml:space="preserve"> </w:t>
      </w:r>
      <w:ins w:id="42" w:author="Xueliang Yang" w:date="2020-08-23T09:13:00Z">
        <w:r w:rsidR="00AF2529">
          <w:rPr>
            <w:rFonts w:ascii="Times New Roman" w:hAnsi="Times New Roman" w:cs="Times New Roman"/>
          </w:rPr>
          <w:t>2</w:t>
        </w:r>
        <w:proofErr w:type="gramEnd"/>
        <w:r w:rsidR="00AF2529">
          <w:rPr>
            <w:rFonts w:ascii="Times New Roman" w:hAnsi="Times New Roman" w:cs="Times New Roman"/>
          </w:rPr>
          <w:t xml:space="preserve">) thermochemistry </w:t>
        </w:r>
      </w:ins>
      <w:ins w:id="43" w:author="Xueliang Yang" w:date="2020-08-23T10:03:00Z">
        <w:r w:rsidR="002A22FD">
          <w:rPr>
            <w:rFonts w:ascii="Times New Roman" w:hAnsi="Times New Roman" w:cs="Times New Roman"/>
          </w:rPr>
          <w:t xml:space="preserve">parameters </w:t>
        </w:r>
      </w:ins>
      <w:ins w:id="44" w:author="Xueliang Yang" w:date="2020-08-23T09:13:00Z">
        <w:r w:rsidR="00AF2529">
          <w:rPr>
            <w:rFonts w:ascii="Times New Roman" w:hAnsi="Times New Roman" w:cs="Times New Roman"/>
          </w:rPr>
          <w:t>of these species</w:t>
        </w:r>
      </w:ins>
      <w:ins w:id="45" w:author="Xueliang Yang" w:date="2020-08-23T09:16:00Z">
        <w:r w:rsidR="00AF2529">
          <w:rPr>
            <w:rFonts w:ascii="Times New Roman" w:hAnsi="Times New Roman" w:cs="Times New Roman"/>
          </w:rPr>
          <w:t xml:space="preserve">, </w:t>
        </w:r>
      </w:ins>
      <w:ins w:id="46" w:author="Xueliang Yang" w:date="2020-08-23T09:13:00Z">
        <w:r w:rsidR="00AF2529">
          <w:rPr>
            <w:rFonts w:ascii="Times New Roman" w:hAnsi="Times New Roman" w:cs="Times New Roman"/>
          </w:rPr>
          <w:t xml:space="preserve"> </w:t>
        </w:r>
      </w:ins>
      <w:ins w:id="47" w:author="Xueliang Yang" w:date="2020-08-23T09:14:00Z">
        <w:r w:rsidR="00AF2529">
          <w:rPr>
            <w:rFonts w:ascii="Times New Roman" w:hAnsi="Times New Roman" w:cs="Times New Roman"/>
          </w:rPr>
          <w:t xml:space="preserve">and 3) the transport parameters of these species. </w:t>
        </w:r>
      </w:ins>
      <w:ins w:id="48" w:author="Xueliang Yang" w:date="2020-08-23T11:47:00Z">
        <w:r w:rsidR="00551D39">
          <w:rPr>
            <w:rFonts w:ascii="Times New Roman" w:hAnsi="Times New Roman" w:cs="Times New Roman"/>
          </w:rPr>
          <w:t xml:space="preserve">The accuracy of these parameters directly </w:t>
        </w:r>
      </w:ins>
      <w:ins w:id="49" w:author="Xueliang Yang" w:date="2020-08-23T11:48:00Z">
        <w:r w:rsidR="00551D39">
          <w:rPr>
            <w:rFonts w:ascii="Times New Roman" w:hAnsi="Times New Roman" w:cs="Times New Roman"/>
          </w:rPr>
          <w:t>determined the predictability of the kinetics model. As such, m</w:t>
        </w:r>
      </w:ins>
      <w:ins w:id="50" w:author="Xueliang Yang" w:date="2020-08-23T10:04:00Z">
        <w:r w:rsidR="002A22FD">
          <w:rPr>
            <w:rFonts w:ascii="Times New Roman" w:hAnsi="Times New Roman" w:cs="Times New Roman"/>
          </w:rPr>
          <w:t>any kinetics model</w:t>
        </w:r>
      </w:ins>
      <w:ins w:id="51" w:author="Xueliang Yang" w:date="2020-08-23T10:06:00Z">
        <w:r w:rsidR="002A22FD">
          <w:rPr>
            <w:rFonts w:ascii="Times New Roman" w:hAnsi="Times New Roman" w:cs="Times New Roman"/>
          </w:rPr>
          <w:t>s</w:t>
        </w:r>
      </w:ins>
      <w:ins w:id="52" w:author="Xueliang Yang" w:date="2020-08-23T10:04:00Z">
        <w:r w:rsidR="002A22FD">
          <w:rPr>
            <w:rFonts w:ascii="Times New Roman" w:hAnsi="Times New Roman" w:cs="Times New Roman"/>
          </w:rPr>
          <w:t xml:space="preserve"> have been proposed in </w:t>
        </w:r>
      </w:ins>
      <w:ins w:id="53" w:author="Xueliang Yang" w:date="2020-08-23T10:03:00Z">
        <w:r w:rsidR="002A22FD">
          <w:rPr>
            <w:rFonts w:ascii="Times New Roman" w:hAnsi="Times New Roman" w:cs="Times New Roman"/>
          </w:rPr>
          <w:t>the past 30 years</w:t>
        </w:r>
      </w:ins>
      <w:ins w:id="54" w:author="Xueliang Yang" w:date="2020-08-23T10:04:00Z">
        <w:r w:rsidR="002A22FD">
          <w:rPr>
            <w:rFonts w:ascii="Times New Roman" w:hAnsi="Times New Roman" w:cs="Times New Roman"/>
          </w:rPr>
          <w:t xml:space="preserve"> with different approaches</w:t>
        </w:r>
      </w:ins>
      <w:ins w:id="55" w:author="Xueliang Yang" w:date="2020-08-23T10:05:00Z">
        <w:r w:rsidR="002A22FD">
          <w:rPr>
            <w:rFonts w:ascii="Times New Roman" w:hAnsi="Times New Roman" w:cs="Times New Roman"/>
          </w:rPr>
          <w:t xml:space="preserve"> </w:t>
        </w:r>
      </w:ins>
      <w:ins w:id="56" w:author="Xueliang Yang" w:date="2020-08-23T11:46:00Z">
        <w:r w:rsidR="00551D39">
          <w:rPr>
            <w:rFonts w:ascii="Times New Roman" w:hAnsi="Times New Roman" w:cs="Times New Roman"/>
          </w:rPr>
          <w:t>to update</w:t>
        </w:r>
      </w:ins>
      <w:ins w:id="57" w:author="Xueliang Yang" w:date="2020-08-23T11:54:00Z">
        <w:r w:rsidR="00551D39">
          <w:rPr>
            <w:rFonts w:ascii="Times New Roman" w:hAnsi="Times New Roman" w:cs="Times New Roman"/>
          </w:rPr>
          <w:t>/optimize</w:t>
        </w:r>
      </w:ins>
      <w:ins w:id="58" w:author="Xueliang Yang" w:date="2020-08-23T11:46:00Z">
        <w:r w:rsidR="00551D39">
          <w:rPr>
            <w:rFonts w:ascii="Times New Roman" w:hAnsi="Times New Roman" w:cs="Times New Roman"/>
          </w:rPr>
          <w:t xml:space="preserve"> these parameters</w:t>
        </w:r>
      </w:ins>
      <w:ins w:id="59" w:author="Xueliang Yang" w:date="2020-08-23T10:32:00Z">
        <w:r w:rsidR="00BF199D">
          <w:rPr>
            <w:rFonts w:ascii="Times New Roman" w:hAnsi="Times New Roman" w:cs="Times New Roman"/>
          </w:rPr>
          <w:t xml:space="preserve"> </w:t>
        </w:r>
      </w:ins>
      <w:ins w:id="60" w:author="Xueliang Yang" w:date="2020-08-23T11:53:00Z">
        <w:r w:rsidR="00551D39">
          <w:rPr>
            <w:rFonts w:ascii="Times New Roman" w:hAnsi="Times New Roman" w:cs="Times New Roman"/>
          </w:rPr>
          <w:t>to achieve</w:t>
        </w:r>
      </w:ins>
      <w:ins w:id="61" w:author="Xueliang Yang" w:date="2020-08-23T11:46:00Z">
        <w:r w:rsidR="00551D39">
          <w:rPr>
            <w:rFonts w:ascii="Times New Roman" w:hAnsi="Times New Roman" w:cs="Times New Roman"/>
          </w:rPr>
          <w:t xml:space="preserve"> </w:t>
        </w:r>
      </w:ins>
      <w:ins w:id="62" w:author="Xueliang Yang" w:date="2020-08-23T11:53:00Z">
        <w:r w:rsidR="00551D39">
          <w:rPr>
            <w:rFonts w:ascii="Times New Roman" w:hAnsi="Times New Roman" w:cs="Times New Roman"/>
          </w:rPr>
          <w:t>better</w:t>
        </w:r>
      </w:ins>
      <w:ins w:id="63" w:author="Xueliang Yang" w:date="2020-08-23T11:46:00Z">
        <w:r w:rsidR="00551D39">
          <w:rPr>
            <w:rFonts w:ascii="Times New Roman" w:hAnsi="Times New Roman" w:cs="Times New Roman"/>
          </w:rPr>
          <w:t xml:space="preserve"> agreement with measured </w:t>
        </w:r>
      </w:ins>
      <w:ins w:id="64" w:author="Xueliang Yang" w:date="2020-08-23T10:06:00Z">
        <w:r w:rsidR="002A22FD">
          <w:rPr>
            <w:rFonts w:ascii="Times New Roman" w:hAnsi="Times New Roman" w:cs="Times New Roman"/>
          </w:rPr>
          <w:t>combustion</w:t>
        </w:r>
        <w:r w:rsidR="002A22FD" w:rsidRPr="00804471">
          <w:rPr>
            <w:rFonts w:ascii="Times New Roman" w:hAnsi="Times New Roman" w:cs="Times New Roman"/>
          </w:rPr>
          <w:t xml:space="preserve"> properties</w:t>
        </w:r>
        <w:r w:rsidR="002A22FD">
          <w:rPr>
            <w:rFonts w:ascii="Times New Roman" w:hAnsi="Times New Roman" w:cs="Times New Roman"/>
          </w:rPr>
          <w:t xml:space="preserve"> of fuels, such as ignition delay time, laminar flame speed and species profiles</w:t>
        </w:r>
      </w:ins>
      <w:ins w:id="65" w:author="Xueliang Yang" w:date="2020-08-23T11:54:00Z">
        <w:r w:rsidR="00551D39">
          <w:rPr>
            <w:rFonts w:ascii="Times New Roman" w:hAnsi="Times New Roman" w:cs="Times New Roman"/>
          </w:rPr>
          <w:t>.</w:t>
        </w:r>
      </w:ins>
      <w:ins w:id="66" w:author="Xueliang Yang" w:date="2020-08-23T10:09:00Z">
        <w:r w:rsidR="002A22FD">
          <w:rPr>
            <w:rFonts w:ascii="Times New Roman" w:hAnsi="Times New Roman" w:cs="Times New Roman"/>
          </w:rPr>
          <w:t xml:space="preserve"> </w:t>
        </w:r>
      </w:ins>
      <w:ins w:id="67" w:author="Xueliang Yang" w:date="2020-08-23T11:54:00Z">
        <w:r w:rsidR="00551D39">
          <w:rPr>
            <w:rFonts w:ascii="Times New Roman" w:hAnsi="Times New Roman" w:cs="Times New Roman"/>
          </w:rPr>
          <w:t>The</w:t>
        </w:r>
      </w:ins>
      <w:ins w:id="68" w:author="Xueliang Yang" w:date="2020-08-23T10:09:00Z">
        <w:r w:rsidR="002A22FD">
          <w:rPr>
            <w:rFonts w:ascii="Times New Roman" w:hAnsi="Times New Roman" w:cs="Times New Roman"/>
          </w:rPr>
          <w:t xml:space="preserve"> </w:t>
        </w:r>
      </w:ins>
      <w:ins w:id="69" w:author="Xueliang Yang" w:date="2020-08-23T10:05:00Z">
        <w:r w:rsidR="002A22FD">
          <w:rPr>
            <w:rFonts w:ascii="Times New Roman" w:hAnsi="Times New Roman" w:cs="Times New Roman"/>
          </w:rPr>
          <w:t>most widely recognized</w:t>
        </w:r>
      </w:ins>
      <w:ins w:id="70" w:author="Xueliang Yang" w:date="2020-08-23T11:54:00Z">
        <w:r w:rsidR="00551D39">
          <w:rPr>
            <w:rFonts w:ascii="Times New Roman" w:hAnsi="Times New Roman" w:cs="Times New Roman"/>
          </w:rPr>
          <w:t xml:space="preserve"> of them</w:t>
        </w:r>
      </w:ins>
      <w:ins w:id="71" w:author="Xueliang Yang" w:date="2020-08-23T10:05:00Z">
        <w:r w:rsidR="002A22FD">
          <w:rPr>
            <w:rFonts w:ascii="Times New Roman" w:hAnsi="Times New Roman" w:cs="Times New Roman"/>
          </w:rPr>
          <w:t xml:space="preserve"> </w:t>
        </w:r>
      </w:ins>
      <w:ins w:id="72" w:author="Xueliang Yang" w:date="2020-08-23T11:54:00Z">
        <w:r w:rsidR="00551D39">
          <w:rPr>
            <w:rFonts w:ascii="Times New Roman" w:hAnsi="Times New Roman" w:cs="Times New Roman"/>
          </w:rPr>
          <w:t>are</w:t>
        </w:r>
      </w:ins>
      <w:ins w:id="73" w:author="Xueliang Yang" w:date="2020-08-23T10:10:00Z">
        <w:r w:rsidR="002A22FD">
          <w:rPr>
            <w:rFonts w:ascii="Times New Roman" w:hAnsi="Times New Roman" w:cs="Times New Roman"/>
          </w:rPr>
          <w:t xml:space="preserve"> GRI-Mech, USC Mech II and Aramco</w:t>
        </w:r>
      </w:ins>
      <w:ins w:id="74" w:author="Xueliang Yang" w:date="2020-08-23T10:03:00Z">
        <w:r w:rsidR="002A22FD">
          <w:rPr>
            <w:rFonts w:ascii="Times New Roman" w:hAnsi="Times New Roman" w:cs="Times New Roman"/>
          </w:rPr>
          <w:t xml:space="preserve"> </w:t>
        </w:r>
      </w:ins>
      <w:ins w:id="75" w:author="Xueliang Yang" w:date="2020-08-23T10:11:00Z">
        <w:r w:rsidR="002A22FD">
          <w:rPr>
            <w:rFonts w:ascii="Times New Roman" w:hAnsi="Times New Roman" w:cs="Times New Roman"/>
          </w:rPr>
          <w:t>Mech</w:t>
        </w:r>
      </w:ins>
      <w:ins w:id="76" w:author="Xueliang Yang" w:date="2020-08-23T16:28:00Z">
        <w:r w:rsidR="00BE3C62">
          <w:rPr>
            <w:rFonts w:ascii="Times New Roman" w:hAnsi="Times New Roman" w:cs="Times New Roman"/>
          </w:rPr>
          <w:t xml:space="preserve"> [</w:t>
        </w:r>
      </w:ins>
      <w:ins w:id="77" w:author="Xueliang Yang" w:date="2020-08-23T16:29:00Z">
        <w:r w:rsidR="00BE3C62">
          <w:rPr>
            <w:rFonts w:ascii="Times New Roman" w:hAnsi="Times New Roman" w:cs="Times New Roman"/>
          </w:rPr>
          <w:t>Reference for the three mechanisms</w:t>
        </w:r>
      </w:ins>
      <w:ins w:id="78" w:author="Xueliang Yang" w:date="2020-08-23T16:28:00Z">
        <w:r w:rsidR="00BE3C62">
          <w:rPr>
            <w:rFonts w:ascii="Times New Roman" w:hAnsi="Times New Roman" w:cs="Times New Roman"/>
          </w:rPr>
          <w:t>]</w:t>
        </w:r>
      </w:ins>
      <w:ins w:id="79" w:author="Xueliang Yang" w:date="2020-08-23T10:12:00Z">
        <w:r w:rsidR="002A22FD">
          <w:rPr>
            <w:rFonts w:ascii="Times New Roman" w:hAnsi="Times New Roman" w:cs="Times New Roman"/>
          </w:rPr>
          <w:t>, just</w:t>
        </w:r>
      </w:ins>
      <w:ins w:id="80" w:author="Xueliang Yang" w:date="2020-08-23T10:11:00Z">
        <w:r w:rsidR="002A22FD">
          <w:rPr>
            <w:rFonts w:ascii="Times New Roman" w:hAnsi="Times New Roman" w:cs="Times New Roman"/>
          </w:rPr>
          <w:t xml:space="preserve"> to name a few. </w:t>
        </w:r>
      </w:ins>
      <w:del w:id="81" w:author="Xueliang Yang" w:date="2020-08-23T09:18:00Z">
        <w:r w:rsidR="00677C9A" w:rsidDel="00AF2529">
          <w:rPr>
            <w:rFonts w:ascii="Times New Roman" w:hAnsi="Times New Roman" w:cs="Times New Roman"/>
          </w:rPr>
          <w:delText>is complicated</w:delText>
        </w:r>
        <w:r w:rsidR="00F060AD" w:rsidDel="00AF2529">
          <w:rPr>
            <w:rFonts w:ascii="Times New Roman" w:hAnsi="Times New Roman" w:cs="Times New Roman"/>
          </w:rPr>
          <w:delText xml:space="preserve"> relying on </w:delText>
        </w:r>
        <w:r w:rsidR="00480971" w:rsidRPr="00480971" w:rsidDel="00AF2529">
          <w:rPr>
            <w:rFonts w:ascii="Times New Roman" w:hAnsi="Times New Roman" w:cs="Times New Roman"/>
          </w:rPr>
          <w:delText>identification of the species and reactions</w:delText>
        </w:r>
        <w:r w:rsidR="00480971" w:rsidDel="00AF2529">
          <w:rPr>
            <w:rFonts w:ascii="Times New Roman" w:hAnsi="Times New Roman" w:cs="Times New Roman"/>
          </w:rPr>
          <w:delText xml:space="preserve">, </w:delText>
        </w:r>
        <w:r w:rsidR="0065667A" w:rsidRPr="00804471" w:rsidDel="00AF2529">
          <w:rPr>
            <w:rFonts w:ascii="Times New Roman" w:hAnsi="Times New Roman" w:cs="Times New Roman"/>
          </w:rPr>
          <w:delText xml:space="preserve">comprehensive understanding of the accuracy of thermochemistry, reaction rate </w:delText>
        </w:r>
        <w:r w:rsidR="0065667A" w:rsidDel="00AF2529">
          <w:rPr>
            <w:rFonts w:ascii="Times New Roman" w:hAnsi="Times New Roman" w:cs="Times New Roman"/>
          </w:rPr>
          <w:delText>parameters</w:delText>
        </w:r>
        <w:r w:rsidR="0065667A" w:rsidRPr="00804471" w:rsidDel="00AF2529">
          <w:rPr>
            <w:rFonts w:ascii="Times New Roman" w:hAnsi="Times New Roman" w:cs="Times New Roman"/>
          </w:rPr>
          <w:delText>, and transport encoded in the mechanism, as well as the uncertainty</w:delText>
        </w:r>
        <w:r w:rsidR="00480971" w:rsidDel="00AF2529">
          <w:rPr>
            <w:rFonts w:ascii="Times New Roman" w:hAnsi="Times New Roman" w:cs="Times New Roman"/>
          </w:rPr>
          <w:delText xml:space="preserve"> evaluation</w:delText>
        </w:r>
        <w:r w:rsidR="0065667A" w:rsidRPr="00804471" w:rsidDel="00AF2529">
          <w:rPr>
            <w:rFonts w:ascii="Times New Roman" w:hAnsi="Times New Roman" w:cs="Times New Roman"/>
          </w:rPr>
          <w:delText xml:space="preserve"> of various experiments</w:delText>
        </w:r>
        <w:r w:rsidR="0065667A" w:rsidDel="00AF2529">
          <w:rPr>
            <w:rFonts w:ascii="Times New Roman" w:hAnsi="Times New Roman" w:cs="Times New Roman"/>
          </w:rPr>
          <w:delText xml:space="preserve"> </w:delText>
        </w:r>
        <w:r w:rsidR="0065667A" w:rsidRPr="00804471" w:rsidDel="00AF2529">
          <w:rPr>
            <w:rFonts w:ascii="Times New Roman" w:hAnsi="Times New Roman" w:cs="Times New Roman"/>
          </w:rPr>
          <w:delText xml:space="preserve">used to derive </w:delText>
        </w:r>
        <w:r w:rsidR="00913802" w:rsidDel="00AF2529">
          <w:rPr>
            <w:rFonts w:ascii="Times New Roman" w:hAnsi="Times New Roman" w:cs="Times New Roman"/>
          </w:rPr>
          <w:delText>kinetic</w:delText>
        </w:r>
        <w:r w:rsidR="0065667A" w:rsidRPr="00804471" w:rsidDel="00AF2529">
          <w:rPr>
            <w:rFonts w:ascii="Times New Roman" w:hAnsi="Times New Roman" w:cs="Times New Roman"/>
          </w:rPr>
          <w:delText xml:space="preserve"> parameters and produce</w:delText>
        </w:r>
        <w:r w:rsidR="00C72CCC" w:rsidDel="00AF2529">
          <w:rPr>
            <w:rFonts w:ascii="Times New Roman" w:hAnsi="Times New Roman" w:cs="Times New Roman"/>
          </w:rPr>
          <w:delText xml:space="preserve"> </w:delText>
        </w:r>
      </w:del>
      <w:del w:id="82" w:author="Xueliang Yang" w:date="2020-08-23T09:19:00Z">
        <w:r w:rsidR="0065667A" w:rsidRPr="00804471" w:rsidDel="00AF2529">
          <w:rPr>
            <w:rFonts w:ascii="Times New Roman" w:hAnsi="Times New Roman" w:cs="Times New Roman"/>
          </w:rPr>
          <w:delText>global</w:delText>
        </w:r>
      </w:del>
      <w:del w:id="83" w:author="Xueliang Yang" w:date="2020-08-23T10:06:00Z">
        <w:r w:rsidR="0065667A" w:rsidRPr="00804471" w:rsidDel="002A22FD">
          <w:rPr>
            <w:rFonts w:ascii="Times New Roman" w:hAnsi="Times New Roman" w:cs="Times New Roman"/>
          </w:rPr>
          <w:delText xml:space="preserve"> properties</w:delText>
        </w:r>
        <w:r w:rsidR="00696F3A" w:rsidDel="002A22FD">
          <w:rPr>
            <w:rFonts w:ascii="Times New Roman" w:hAnsi="Times New Roman" w:cs="Times New Roman"/>
          </w:rPr>
          <w:delText xml:space="preserve">, </w:delText>
        </w:r>
      </w:del>
      <w:del w:id="84" w:author="Xueliang Yang" w:date="2020-08-23T09:19:00Z">
        <w:r w:rsidR="00696F3A" w:rsidDel="00AF2529">
          <w:rPr>
            <w:rFonts w:ascii="Times New Roman" w:hAnsi="Times New Roman" w:cs="Times New Roman"/>
          </w:rPr>
          <w:delText>e.g.</w:delText>
        </w:r>
      </w:del>
      <w:del w:id="85" w:author="Xueliang Yang" w:date="2020-08-23T10:06:00Z">
        <w:r w:rsidR="00696F3A" w:rsidDel="002A22FD">
          <w:rPr>
            <w:rFonts w:ascii="Times New Roman" w:hAnsi="Times New Roman" w:cs="Times New Roman"/>
          </w:rPr>
          <w:delText xml:space="preserve"> ignition delay time</w:delText>
        </w:r>
      </w:del>
      <w:del w:id="86" w:author="Xueliang Yang" w:date="2020-08-23T09:19:00Z">
        <w:r w:rsidR="007E2C1C" w:rsidDel="00AF2529">
          <w:rPr>
            <w:rFonts w:ascii="Times New Roman" w:hAnsi="Times New Roman" w:cs="Times New Roman"/>
          </w:rPr>
          <w:delText xml:space="preserve"> </w:delText>
        </w:r>
        <w:r w:rsidR="007E2C1C" w:rsidDel="00AF2529">
          <w:rPr>
            <w:rFonts w:ascii="Times New Roman" w:hAnsi="Times New Roman" w:cs="Times New Roman"/>
          </w:rPr>
          <w:fldChar w:fldCharType="begin">
            <w:fldData xml:space="preserve">PEVuZE5vdGU+PENpdGU+PEF1dGhvcj5EYXZpZHNvbjwvQXV0aG9yPjxZZWFyPjIwMTk8L1llYXI+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</w:fldData>
          </w:fldChar>
        </w:r>
        <w:r w:rsidR="007E2C1C" w:rsidDel="00AF2529">
          <w:rPr>
            <w:rFonts w:ascii="Times New Roman" w:hAnsi="Times New Roman" w:cs="Times New Roman"/>
          </w:rPr>
          <w:delInstrText xml:space="preserve"> ADDIN EN.CITE </w:delInstrText>
        </w:r>
        <w:r w:rsidR="007E2C1C" w:rsidDel="00AF2529">
          <w:rPr>
            <w:rFonts w:ascii="Times New Roman" w:hAnsi="Times New Roman" w:cs="Times New Roman"/>
          </w:rPr>
          <w:fldChar w:fldCharType="begin">
            <w:fldData xml:space="preserve">PEVuZE5vdGU+PENpdGU+PEF1dGhvcj5EYXZpZHNvbjwvQXV0aG9yPjxZZWFyPjIwMTk8L1llYXI+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</w:fldData>
          </w:fldChar>
        </w:r>
        <w:r w:rsidR="007E2C1C" w:rsidDel="00AF2529">
          <w:rPr>
            <w:rFonts w:ascii="Times New Roman" w:hAnsi="Times New Roman" w:cs="Times New Roman"/>
          </w:rPr>
          <w:delInstrText xml:space="preserve"> ADDIN EN.CITE.DATA </w:delInstrText>
        </w:r>
        <w:r w:rsidR="007E2C1C" w:rsidDel="00AF2529">
          <w:rPr>
            <w:rFonts w:ascii="Times New Roman" w:hAnsi="Times New Roman" w:cs="Times New Roman"/>
          </w:rPr>
        </w:r>
        <w:r w:rsidR="007E2C1C" w:rsidDel="00AF2529">
          <w:rPr>
            <w:rFonts w:ascii="Times New Roman" w:hAnsi="Times New Roman" w:cs="Times New Roman"/>
          </w:rPr>
          <w:fldChar w:fldCharType="end"/>
        </w:r>
        <w:r w:rsidR="007E2C1C" w:rsidDel="00AF2529">
          <w:rPr>
            <w:rFonts w:ascii="Times New Roman" w:hAnsi="Times New Roman" w:cs="Times New Roman"/>
          </w:rPr>
        </w:r>
        <w:r w:rsidR="007E2C1C" w:rsidDel="00AF2529">
          <w:rPr>
            <w:rFonts w:ascii="Times New Roman" w:hAnsi="Times New Roman" w:cs="Times New Roman"/>
          </w:rPr>
          <w:fldChar w:fldCharType="separate"/>
        </w:r>
        <w:r w:rsidR="007E2C1C" w:rsidDel="00AF2529">
          <w:rPr>
            <w:rFonts w:ascii="Times New Roman" w:hAnsi="Times New Roman" w:cs="Times New Roman"/>
            <w:noProof/>
          </w:rPr>
          <w:delText>[1-3]</w:delText>
        </w:r>
        <w:r w:rsidR="007E2C1C" w:rsidDel="00AF2529">
          <w:rPr>
            <w:rFonts w:ascii="Times New Roman" w:hAnsi="Times New Roman" w:cs="Times New Roman"/>
          </w:rPr>
          <w:fldChar w:fldCharType="end"/>
        </w:r>
      </w:del>
      <w:del w:id="87" w:author="Xueliang Yang" w:date="2020-08-23T10:06:00Z">
        <w:r w:rsidR="00696F3A" w:rsidDel="002A22FD">
          <w:rPr>
            <w:rFonts w:ascii="Times New Roman" w:hAnsi="Times New Roman" w:cs="Times New Roman"/>
          </w:rPr>
          <w:delText>, laminar flame speed</w:delText>
        </w:r>
      </w:del>
      <w:del w:id="88" w:author="Xueliang Yang" w:date="2020-08-23T09:19:00Z">
        <w:r w:rsidR="002A42A4" w:rsidDel="00AF2529">
          <w:rPr>
            <w:rFonts w:ascii="Times New Roman" w:hAnsi="Times New Roman" w:cs="Times New Roman"/>
          </w:rPr>
          <w:delText xml:space="preserve"> </w:delText>
        </w:r>
        <w:r w:rsidR="002A42A4" w:rsidDel="00AF2529">
          <w:rPr>
            <w:rFonts w:ascii="Times New Roman" w:hAnsi="Times New Roman" w:cs="Times New Roman"/>
          </w:rPr>
          <w:fldChar w:fldCharType="begin">
            <w:fldData xml:space="preserve">PEVuZE5vdGU+PENpdGU+PEF1dGhvcj5LZWxsZXk8L0F1dGhvcj48WWVhcj4yMDExPC9ZZWFyPjxS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==
</w:fldData>
          </w:fldChar>
        </w:r>
        <w:r w:rsidR="007E2C1C" w:rsidDel="00AF2529">
          <w:rPr>
            <w:rFonts w:ascii="Times New Roman" w:hAnsi="Times New Roman" w:cs="Times New Roman"/>
          </w:rPr>
          <w:delInstrText xml:space="preserve"> ADDIN EN.CITE </w:delInstrText>
        </w:r>
        <w:r w:rsidR="007E2C1C" w:rsidDel="00AF2529">
          <w:rPr>
            <w:rFonts w:ascii="Times New Roman" w:hAnsi="Times New Roman" w:cs="Times New Roman"/>
          </w:rPr>
          <w:fldChar w:fldCharType="begin">
            <w:fldData xml:space="preserve">PEVuZE5vdGU+PENpdGU+PEF1dGhvcj5LZWxsZXk8L0F1dGhvcj48WWVhcj4yMDExPC9ZZWFyPjxS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==
</w:fldData>
          </w:fldChar>
        </w:r>
        <w:r w:rsidR="007E2C1C" w:rsidDel="00AF2529">
          <w:rPr>
            <w:rFonts w:ascii="Times New Roman" w:hAnsi="Times New Roman" w:cs="Times New Roman"/>
          </w:rPr>
          <w:delInstrText xml:space="preserve"> ADDIN EN.CITE.DATA </w:delInstrText>
        </w:r>
        <w:r w:rsidR="007E2C1C" w:rsidDel="00AF2529">
          <w:rPr>
            <w:rFonts w:ascii="Times New Roman" w:hAnsi="Times New Roman" w:cs="Times New Roman"/>
          </w:rPr>
        </w:r>
        <w:r w:rsidR="007E2C1C" w:rsidDel="00AF2529">
          <w:rPr>
            <w:rFonts w:ascii="Times New Roman" w:hAnsi="Times New Roman" w:cs="Times New Roman"/>
          </w:rPr>
          <w:fldChar w:fldCharType="end"/>
        </w:r>
        <w:r w:rsidR="002A42A4" w:rsidDel="00AF2529">
          <w:rPr>
            <w:rFonts w:ascii="Times New Roman" w:hAnsi="Times New Roman" w:cs="Times New Roman"/>
          </w:rPr>
        </w:r>
        <w:r w:rsidR="002A42A4" w:rsidDel="00AF2529">
          <w:rPr>
            <w:rFonts w:ascii="Times New Roman" w:hAnsi="Times New Roman" w:cs="Times New Roman"/>
          </w:rPr>
          <w:fldChar w:fldCharType="separate"/>
        </w:r>
        <w:r w:rsidR="007E2C1C" w:rsidDel="00AF2529">
          <w:rPr>
            <w:rFonts w:ascii="Times New Roman" w:hAnsi="Times New Roman" w:cs="Times New Roman"/>
            <w:noProof/>
          </w:rPr>
          <w:delText>[4-6]</w:delText>
        </w:r>
        <w:r w:rsidR="002A42A4" w:rsidDel="00AF2529">
          <w:rPr>
            <w:rFonts w:ascii="Times New Roman" w:hAnsi="Times New Roman" w:cs="Times New Roman"/>
          </w:rPr>
          <w:fldChar w:fldCharType="end"/>
        </w:r>
      </w:del>
      <w:del w:id="89" w:author="Xueliang Yang" w:date="2020-08-23T10:06:00Z">
        <w:r w:rsidR="00696F3A" w:rsidDel="002A22FD">
          <w:rPr>
            <w:rFonts w:ascii="Times New Roman" w:hAnsi="Times New Roman" w:cs="Times New Roman"/>
          </w:rPr>
          <w:delText xml:space="preserve"> and species profiles</w:delText>
        </w:r>
      </w:del>
      <w:ins w:id="90" w:author="Xueliang Yang" w:date="2020-08-23T11:57:00Z">
        <w:r w:rsidR="00161415">
          <w:rPr>
            <w:rFonts w:ascii="Times New Roman" w:hAnsi="Times New Roman" w:cs="Times New Roman"/>
          </w:rPr>
          <w:t>The metho</w:t>
        </w:r>
      </w:ins>
      <w:ins w:id="91" w:author="Xueliang Yang" w:date="2020-08-23T11:58:00Z">
        <w:r w:rsidR="00161415">
          <w:rPr>
            <w:rFonts w:ascii="Times New Roman" w:hAnsi="Times New Roman" w:cs="Times New Roman"/>
          </w:rPr>
          <w:t>dology have been thoroughly discussed and</w:t>
        </w:r>
      </w:ins>
      <w:ins w:id="92" w:author="Xueliang Yang" w:date="2020-08-23T11:49:00Z">
        <w:r w:rsidR="00551D39">
          <w:rPr>
            <w:rFonts w:ascii="Times New Roman" w:hAnsi="Times New Roman" w:cs="Times New Roman"/>
          </w:rPr>
          <w:t xml:space="preserve"> </w:t>
        </w:r>
      </w:ins>
      <w:ins w:id="93" w:author="Xueliang Yang" w:date="2020-08-23T10:31:00Z">
        <w:r w:rsidR="00BF199D">
          <w:rPr>
            <w:rFonts w:ascii="Times New Roman" w:hAnsi="Times New Roman" w:cs="Times New Roman"/>
          </w:rPr>
          <w:t>revi</w:t>
        </w:r>
      </w:ins>
      <w:ins w:id="94" w:author="Xueliang Yang" w:date="2020-08-23T09:20:00Z">
        <w:r w:rsidR="00AF2529">
          <w:rPr>
            <w:rFonts w:ascii="Times New Roman" w:hAnsi="Times New Roman" w:cs="Times New Roman"/>
          </w:rPr>
          <w:t>ewed by Wang et al[</w:t>
        </w:r>
      </w:ins>
      <w:customXmlInsRangeStart w:id="95" w:author="Xueliang Yang" w:date="2020-08-23T09:25:00Z"/>
      <w:sdt>
        <w:sdtPr>
          <w:rPr>
            <w:rFonts w:ascii="Times New Roman" w:hAnsi="Times New Roman" w:cs="Times New Roman"/>
          </w:rPr>
          <w:id w:val="1521119194"/>
          <w:citation/>
        </w:sdtPr>
        <w:sdtContent>
          <w:customXmlInsRangeEnd w:id="95"/>
          <w:ins w:id="96" w:author="Xueliang Yang" w:date="2020-08-23T09:25:00Z">
            <w:r w:rsidR="00AF2529">
              <w:rPr>
                <w:rFonts w:ascii="Times New Roman" w:hAnsi="Times New Roman" w:cs="Times New Roman"/>
              </w:rPr>
              <w:fldChar w:fldCharType="begin"/>
            </w:r>
            <w:r w:rsidR="00AF2529">
              <w:rPr>
                <w:rFonts w:ascii="Times New Roman" w:hAnsi="Times New Roman" w:cs="Times New Roman"/>
              </w:rPr>
              <w:instrText xml:space="preserve"> CITATION Hai15 \l 1033 </w:instrText>
            </w:r>
          </w:ins>
          <w:r w:rsidR="00AF2529">
            <w:rPr>
              <w:rFonts w:ascii="Times New Roman" w:hAnsi="Times New Roman" w:cs="Times New Roman"/>
            </w:rPr>
            <w:fldChar w:fldCharType="separate"/>
          </w:r>
          <w:ins w:id="97" w:author="Xueliang Yang" w:date="2020-08-23T09:25:00Z">
            <w:r w:rsidR="00AF2529">
              <w:rPr>
                <w:rFonts w:ascii="Times New Roman" w:hAnsi="Times New Roman" w:cs="Times New Roman"/>
                <w:noProof/>
              </w:rPr>
              <w:t xml:space="preserve"> </w:t>
            </w:r>
            <w:r w:rsidR="00AF2529" w:rsidRPr="00AF2529">
              <w:rPr>
                <w:rFonts w:ascii="Times New Roman" w:hAnsi="Times New Roman" w:cs="Times New Roman"/>
                <w:noProof/>
                <w:rPrChange w:id="98" w:author="Xueliang Yang" w:date="2020-08-23T09:25:00Z">
                  <w:rPr/>
                </w:rPrChange>
              </w:rPr>
              <w:t>(Hai Wang, 2015)</w:t>
            </w:r>
            <w:r w:rsidR="00AF2529">
              <w:rPr>
                <w:rFonts w:ascii="Times New Roman" w:hAnsi="Times New Roman" w:cs="Times New Roman"/>
              </w:rPr>
              <w:fldChar w:fldCharType="end"/>
            </w:r>
          </w:ins>
          <w:customXmlInsRangeStart w:id="99" w:author="Xueliang Yang" w:date="2020-08-23T09:25:00Z"/>
        </w:sdtContent>
      </w:sdt>
      <w:customXmlInsRangeEnd w:id="99"/>
      <w:ins w:id="100" w:author="Xueliang Yang" w:date="2020-08-23T09:20:00Z">
        <w:r w:rsidR="00AF2529">
          <w:rPr>
            <w:rFonts w:ascii="Times New Roman" w:hAnsi="Times New Roman" w:cs="Times New Roman"/>
          </w:rPr>
          <w:t xml:space="preserve">] </w:t>
        </w:r>
      </w:ins>
      <w:ins w:id="101" w:author="Xueliang Yang" w:date="2020-08-23T16:33:00Z">
        <w:r w:rsidR="00BE3C62">
          <w:rPr>
            <w:rFonts w:ascii="Times New Roman" w:hAnsi="Times New Roman" w:cs="Times New Roman"/>
          </w:rPr>
          <w:t>and commonly</w:t>
        </w:r>
      </w:ins>
      <w:del w:id="102" w:author="Xueliang Yang" w:date="2020-08-23T16:29:00Z">
        <w:r w:rsidR="001B15DD" w:rsidDel="00BE3C62">
          <w:rPr>
            <w:rFonts w:ascii="Times New Roman" w:hAnsi="Times New Roman" w:cs="Times New Roman"/>
          </w:rPr>
          <w:delText xml:space="preserve"> </w:delText>
        </w:r>
      </w:del>
      <w:del w:id="103" w:author="Xueliang Yang" w:date="2020-08-23T09:19:00Z">
        <w:r w:rsidR="001B15DD" w:rsidDel="00AF2529">
          <w:rPr>
            <w:rFonts w:ascii="Times New Roman" w:hAnsi="Times New Roman" w:cs="Times New Roman"/>
          </w:rPr>
          <w:fldChar w:fldCharType="begin">
            <w:fldData xml:space="preserve">PEVuZE5vdGU+PENpdGU+PEF1dGhvcj5IYXlsZXR0PC9BdXRob3I+PFllYXI+MjAxMzwvWWVhcj48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</w:fldData>
          </w:fldChar>
        </w:r>
        <w:r w:rsidR="007E2C1C" w:rsidDel="00AF2529">
          <w:rPr>
            <w:rFonts w:ascii="Times New Roman" w:hAnsi="Times New Roman" w:cs="Times New Roman"/>
          </w:rPr>
          <w:delInstrText xml:space="preserve"> ADDIN EN.CITE </w:delInstrText>
        </w:r>
        <w:r w:rsidR="007E2C1C" w:rsidDel="00AF2529">
          <w:rPr>
            <w:rFonts w:ascii="Times New Roman" w:hAnsi="Times New Roman" w:cs="Times New Roman"/>
          </w:rPr>
          <w:fldChar w:fldCharType="begin">
            <w:fldData xml:space="preserve">PEVuZE5vdGU+PENpdGU+PEF1dGhvcj5IYXlsZXR0PC9BdXRob3I+PFllYXI+MjAxMzwvWWVhcj48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</w:fldData>
          </w:fldChar>
        </w:r>
        <w:r w:rsidR="007E2C1C" w:rsidDel="00AF2529">
          <w:rPr>
            <w:rFonts w:ascii="Times New Roman" w:hAnsi="Times New Roman" w:cs="Times New Roman"/>
          </w:rPr>
          <w:delInstrText xml:space="preserve"> ADDIN EN.CITE.DATA </w:delInstrText>
        </w:r>
        <w:r w:rsidR="007E2C1C" w:rsidDel="00AF2529">
          <w:rPr>
            <w:rFonts w:ascii="Times New Roman" w:hAnsi="Times New Roman" w:cs="Times New Roman"/>
          </w:rPr>
        </w:r>
        <w:r w:rsidR="007E2C1C" w:rsidDel="00AF2529">
          <w:rPr>
            <w:rFonts w:ascii="Times New Roman" w:hAnsi="Times New Roman" w:cs="Times New Roman"/>
          </w:rPr>
          <w:fldChar w:fldCharType="end"/>
        </w:r>
        <w:r w:rsidR="001B15DD" w:rsidDel="00AF2529">
          <w:rPr>
            <w:rFonts w:ascii="Times New Roman" w:hAnsi="Times New Roman" w:cs="Times New Roman"/>
          </w:rPr>
        </w:r>
        <w:r w:rsidR="001B15DD" w:rsidDel="00AF2529">
          <w:rPr>
            <w:rFonts w:ascii="Times New Roman" w:hAnsi="Times New Roman" w:cs="Times New Roman"/>
          </w:rPr>
          <w:fldChar w:fldCharType="separate"/>
        </w:r>
        <w:r w:rsidR="007E2C1C" w:rsidDel="00AF2529">
          <w:rPr>
            <w:rFonts w:ascii="Times New Roman" w:hAnsi="Times New Roman" w:cs="Times New Roman"/>
            <w:noProof/>
          </w:rPr>
          <w:delText>[7, 8]</w:delText>
        </w:r>
        <w:r w:rsidR="001B15DD" w:rsidDel="00AF2529">
          <w:rPr>
            <w:rFonts w:ascii="Times New Roman" w:hAnsi="Times New Roman" w:cs="Times New Roman"/>
          </w:rPr>
          <w:fldChar w:fldCharType="end"/>
        </w:r>
      </w:del>
      <w:del w:id="104" w:author="Xueliang Yang" w:date="2020-08-23T09:20:00Z">
        <w:r w:rsidR="0065667A" w:rsidRPr="00804471" w:rsidDel="00AF2529">
          <w:rPr>
            <w:rFonts w:ascii="Times New Roman" w:hAnsi="Times New Roman" w:cs="Times New Roman"/>
          </w:rPr>
          <w:delText xml:space="preserve"> </w:delText>
        </w:r>
        <w:r w:rsidR="002C4022" w:rsidDel="00AF2529">
          <w:rPr>
            <w:rFonts w:ascii="Times New Roman" w:hAnsi="Times New Roman" w:cs="Times New Roman"/>
          </w:rPr>
          <w:delText>for validation</w:delText>
        </w:r>
        <w:r w:rsidR="00CB47F3" w:rsidDel="00AF2529">
          <w:rPr>
            <w:rFonts w:ascii="Times New Roman" w:hAnsi="Times New Roman" w:cs="Times New Roman"/>
          </w:rPr>
          <w:delText xml:space="preserve"> </w:delText>
        </w:r>
        <w:r w:rsidR="0065667A" w:rsidDel="00AF2529">
          <w:rPr>
            <w:rFonts w:ascii="Times New Roman" w:hAnsi="Times New Roman" w:cs="Times New Roman"/>
          </w:rPr>
          <w:delText>at wide range</w:delText>
        </w:r>
        <w:r w:rsidR="002C4022" w:rsidDel="00AF2529">
          <w:rPr>
            <w:rFonts w:ascii="Times New Roman" w:hAnsi="Times New Roman" w:cs="Times New Roman"/>
          </w:rPr>
          <w:delText>s</w:delText>
        </w:r>
        <w:r w:rsidR="0065667A" w:rsidDel="00AF2529">
          <w:rPr>
            <w:rFonts w:ascii="Times New Roman" w:hAnsi="Times New Roman" w:cs="Times New Roman"/>
          </w:rPr>
          <w:delText xml:space="preserve"> of </w:delText>
        </w:r>
        <w:r w:rsidR="0065667A" w:rsidRPr="00804471" w:rsidDel="00AF2529">
          <w:rPr>
            <w:rFonts w:ascii="Times New Roman" w:hAnsi="Times New Roman" w:cs="Times New Roman"/>
          </w:rPr>
          <w:delText>temperature</w:delText>
        </w:r>
        <w:r w:rsidR="0065667A" w:rsidDel="00AF2529">
          <w:rPr>
            <w:rFonts w:ascii="Times New Roman" w:hAnsi="Times New Roman" w:cs="Times New Roman"/>
          </w:rPr>
          <w:delText xml:space="preserve">, </w:delText>
        </w:r>
        <w:r w:rsidR="0065667A" w:rsidRPr="00804471" w:rsidDel="00AF2529">
          <w:rPr>
            <w:rFonts w:ascii="Times New Roman" w:hAnsi="Times New Roman" w:cs="Times New Roman"/>
          </w:rPr>
          <w:delText>pressure</w:delText>
        </w:r>
        <w:r w:rsidR="0065667A" w:rsidDel="00AF2529">
          <w:rPr>
            <w:rFonts w:ascii="Times New Roman" w:hAnsi="Times New Roman" w:cs="Times New Roman"/>
          </w:rPr>
          <w:delText xml:space="preserve"> and other </w:delText>
        </w:r>
        <w:r w:rsidR="0065667A" w:rsidRPr="00804471" w:rsidDel="00AF2529">
          <w:rPr>
            <w:rFonts w:ascii="Times New Roman" w:hAnsi="Times New Roman" w:cs="Times New Roman"/>
          </w:rPr>
          <w:delText>nominal conditions.</w:delText>
        </w:r>
      </w:del>
      <w:del w:id="105" w:author="Xueliang Yang" w:date="2020-08-23T16:29:00Z">
        <w:r w:rsidR="005950D9" w:rsidDel="00BE3C62">
          <w:rPr>
            <w:rFonts w:ascii="Times New Roman" w:hAnsi="Times New Roman" w:cs="Times New Roman"/>
          </w:rPr>
          <w:delText xml:space="preserve"> </w:delText>
        </w:r>
      </w:del>
    </w:p>
    <w:p w14:paraId="09725B05" w14:textId="4E48B72F" w:rsidR="00A35891" w:rsidRDefault="00394663" w:rsidP="00BE3C62">
      <w:pPr>
        <w:spacing w:line="480" w:lineRule="auto"/>
        <w:jc w:val="both"/>
        <w:rPr>
          <w:rFonts w:ascii="Times New Roman" w:hAnsi="Times New Roman" w:cs="Times New Roman"/>
        </w:rPr>
        <w:pPrChange w:id="106" w:author="Xueliang Yang" w:date="2020-08-23T16:33:00Z">
          <w:pPr>
            <w:spacing w:line="480" w:lineRule="auto"/>
            <w:ind w:firstLine="720"/>
            <w:jc w:val="both"/>
          </w:pPr>
        </w:pPrChange>
      </w:pPr>
      <w:del w:id="107" w:author="Xueliang Yang" w:date="2020-08-23T16:29:00Z">
        <w:r w:rsidDel="00BE3C62">
          <w:rPr>
            <w:rFonts w:ascii="Times New Roman" w:hAnsi="Times New Roman" w:cs="Times New Roman"/>
          </w:rPr>
          <w:delText>To improve the predictive abilities of combustion kinetics model,</w:delText>
        </w:r>
        <w:r w:rsidR="00E17D0D" w:rsidDel="00BE3C62">
          <w:rPr>
            <w:rFonts w:ascii="Times New Roman" w:hAnsi="Times New Roman" w:cs="Times New Roman"/>
          </w:rPr>
          <w:delText xml:space="preserve"> a systematic optimization method was firstly proposed by Frenklach et al</w:delText>
        </w:r>
        <w:r w:rsidR="003B04C7" w:rsidDel="00BE3C62">
          <w:rPr>
            <w:rFonts w:ascii="Times New Roman" w:hAnsi="Times New Roman" w:cs="Times New Roman" w:hint="eastAsia"/>
          </w:rPr>
          <w:delText>.</w:delText>
        </w:r>
        <w:r w:rsidR="003B04C7" w:rsidDel="00BE3C62">
          <w:rPr>
            <w:rFonts w:ascii="Times New Roman" w:hAnsi="Times New Roman" w:cs="Times New Roman"/>
          </w:rPr>
          <w:delText xml:space="preserve"> </w:delText>
        </w:r>
        <w:r w:rsidR="003B04C7" w:rsidDel="00BE3C62">
          <w:rPr>
            <w:rFonts w:ascii="Times New Roman" w:hAnsi="Times New Roman" w:cs="Times New Roman"/>
          </w:rPr>
          <w:fldChar w:fldCharType="begin">
            <w:fldData xml:space="preserve">PEVuZE5vdGU+PENpdGU+PEF1dGhvcj5GcmVua2xhY2g8L0F1dGhvcj48WWVhcj4xOTg0PC9ZZWFy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</w:fldData>
          </w:fldChar>
        </w:r>
        <w:r w:rsidR="007E2C1C" w:rsidDel="00BE3C62">
          <w:rPr>
            <w:rFonts w:ascii="Times New Roman" w:hAnsi="Times New Roman" w:cs="Times New Roman"/>
          </w:rPr>
          <w:delInstrText xml:space="preserve"> ADDIN EN.CITE </w:delInstrText>
        </w:r>
        <w:r w:rsidR="007E2C1C" w:rsidDel="00BE3C62">
          <w:rPr>
            <w:rFonts w:ascii="Times New Roman" w:hAnsi="Times New Roman" w:cs="Times New Roman"/>
          </w:rPr>
          <w:fldChar w:fldCharType="begin">
            <w:fldData xml:space="preserve">PEVuZE5vdGU+PENpdGU+PEF1dGhvcj5GcmVua2xhY2g8L0F1dGhvcj48WWVhcj4xOTg0PC9ZZWFy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</w:fldData>
          </w:fldChar>
        </w:r>
        <w:r w:rsidR="007E2C1C" w:rsidDel="00BE3C62">
          <w:rPr>
            <w:rFonts w:ascii="Times New Roman" w:hAnsi="Times New Roman" w:cs="Times New Roman"/>
          </w:rPr>
          <w:delInstrText xml:space="preserve"> ADDIN EN.CITE.DATA </w:delInstrText>
        </w:r>
        <w:r w:rsidR="007E2C1C" w:rsidDel="00BE3C62">
          <w:rPr>
            <w:rFonts w:ascii="Times New Roman" w:hAnsi="Times New Roman" w:cs="Times New Roman"/>
          </w:rPr>
        </w:r>
        <w:r w:rsidR="007E2C1C" w:rsidDel="00BE3C62">
          <w:rPr>
            <w:rFonts w:ascii="Times New Roman" w:hAnsi="Times New Roman" w:cs="Times New Roman"/>
          </w:rPr>
          <w:fldChar w:fldCharType="end"/>
        </w:r>
        <w:r w:rsidR="003B04C7" w:rsidDel="00BE3C62">
          <w:rPr>
            <w:rFonts w:ascii="Times New Roman" w:hAnsi="Times New Roman" w:cs="Times New Roman"/>
          </w:rPr>
        </w:r>
        <w:r w:rsidR="003B04C7" w:rsidDel="00BE3C62">
          <w:rPr>
            <w:rFonts w:ascii="Times New Roman" w:hAnsi="Times New Roman" w:cs="Times New Roman"/>
          </w:rPr>
          <w:fldChar w:fldCharType="separate"/>
        </w:r>
        <w:r w:rsidR="007E2C1C" w:rsidDel="00BE3C62">
          <w:rPr>
            <w:rFonts w:ascii="Times New Roman" w:hAnsi="Times New Roman" w:cs="Times New Roman"/>
            <w:noProof/>
          </w:rPr>
          <w:delText>[9, 10]</w:delText>
        </w:r>
        <w:r w:rsidR="003B04C7" w:rsidDel="00BE3C62">
          <w:rPr>
            <w:rFonts w:ascii="Times New Roman" w:hAnsi="Times New Roman" w:cs="Times New Roman"/>
          </w:rPr>
          <w:fldChar w:fldCharType="end"/>
        </w:r>
        <w:r w:rsidR="003B04C7" w:rsidDel="00BE3C62">
          <w:rPr>
            <w:rFonts w:ascii="Times New Roman" w:hAnsi="Times New Roman" w:cs="Times New Roman"/>
          </w:rPr>
          <w:delText xml:space="preserve"> </w:delText>
        </w:r>
        <w:r w:rsidR="00FF61A1" w:rsidDel="00BE3C62">
          <w:rPr>
            <w:rFonts w:ascii="Times New Roman" w:hAnsi="Times New Roman" w:cs="Times New Roman"/>
          </w:rPr>
          <w:delText>on development of well-known GRI Mech</w:delText>
        </w:r>
        <w:r w:rsidR="00E17D0D" w:rsidDel="00BE3C62">
          <w:rPr>
            <w:rFonts w:ascii="Times New Roman" w:hAnsi="Times New Roman" w:cs="Times New Roman"/>
          </w:rPr>
          <w:delText>.</w:delText>
        </w:r>
        <w:r w:rsidR="004E2A42" w:rsidDel="00BE3C62">
          <w:rPr>
            <w:rFonts w:ascii="Times New Roman" w:hAnsi="Times New Roman" w:cs="Times New Roman"/>
          </w:rPr>
          <w:delText xml:space="preserve"> </w:delText>
        </w:r>
      </w:del>
      <w:del w:id="108" w:author="Xueliang Yang" w:date="2020-08-23T16:33:00Z">
        <w:r w:rsidR="004E2A42" w:rsidDel="00BE3C62">
          <w:rPr>
            <w:rFonts w:ascii="Times New Roman" w:hAnsi="Times New Roman" w:cs="Times New Roman"/>
          </w:rPr>
          <w:delText xml:space="preserve">The </w:delText>
        </w:r>
      </w:del>
      <w:del w:id="109" w:author="Xueliang Yang" w:date="2020-08-23T16:29:00Z">
        <w:r w:rsidR="004E2A42" w:rsidDel="00BE3C62">
          <w:rPr>
            <w:rFonts w:ascii="Times New Roman" w:hAnsi="Times New Roman" w:cs="Times New Roman"/>
          </w:rPr>
          <w:delText xml:space="preserve">basic </w:delText>
        </w:r>
      </w:del>
      <w:del w:id="110" w:author="Xueliang Yang" w:date="2020-08-23T16:30:00Z">
        <w:r w:rsidR="004E2A42" w:rsidDel="00BE3C62">
          <w:rPr>
            <w:rFonts w:ascii="Times New Roman" w:hAnsi="Times New Roman" w:cs="Times New Roman"/>
          </w:rPr>
          <w:delText>steps</w:delText>
        </w:r>
      </w:del>
      <w:del w:id="111" w:author="Xueliang Yang" w:date="2020-08-23T16:33:00Z">
        <w:r w:rsidR="009936F0" w:rsidDel="00BE3C62">
          <w:rPr>
            <w:rFonts w:ascii="Times New Roman" w:hAnsi="Times New Roman" w:cs="Times New Roman"/>
          </w:rPr>
          <w:delText xml:space="preserve"> of </w:delText>
        </w:r>
      </w:del>
      <w:del w:id="112" w:author="Xueliang Yang" w:date="2020-08-23T16:29:00Z">
        <w:r w:rsidR="009936F0" w:rsidDel="00BE3C62">
          <w:rPr>
            <w:rFonts w:ascii="Times New Roman" w:hAnsi="Times New Roman" w:cs="Times New Roman"/>
          </w:rPr>
          <w:delText xml:space="preserve">this </w:delText>
        </w:r>
      </w:del>
      <w:del w:id="113" w:author="Xueliang Yang" w:date="2020-08-23T16:33:00Z">
        <w:r w:rsidR="004E2A42" w:rsidDel="00BE3C62">
          <w:rPr>
            <w:rFonts w:ascii="Times New Roman" w:hAnsi="Times New Roman" w:cs="Times New Roman"/>
          </w:rPr>
          <w:delText>met</w:delText>
        </w:r>
        <w:r w:rsidR="002D261E" w:rsidDel="00BE3C62">
          <w:rPr>
            <w:rFonts w:ascii="Times New Roman" w:hAnsi="Times New Roman" w:cs="Times New Roman"/>
          </w:rPr>
          <w:delText>hodology</w:delText>
        </w:r>
      </w:del>
      <w:r w:rsidR="00AD76E6">
        <w:rPr>
          <w:rFonts w:ascii="Times New Roman" w:hAnsi="Times New Roman" w:cs="Times New Roman"/>
        </w:rPr>
        <w:t xml:space="preserve"> </w:t>
      </w:r>
      <w:r w:rsidR="002D261E">
        <w:rPr>
          <w:rFonts w:ascii="Times New Roman" w:hAnsi="Times New Roman" w:cs="Times New Roman"/>
        </w:rPr>
        <w:t>include</w:t>
      </w:r>
      <w:ins w:id="114" w:author="Xueliang Yang" w:date="2020-08-23T16:31:00Z">
        <w:r w:rsidR="00BE3C62">
          <w:rPr>
            <w:rFonts w:ascii="Times New Roman" w:hAnsi="Times New Roman" w:cs="Times New Roman"/>
          </w:rPr>
          <w:t xml:space="preserve"> two</w:t>
        </w:r>
      </w:ins>
      <w:ins w:id="115" w:author="Xueliang Yang" w:date="2020-08-23T16:33:00Z">
        <w:r w:rsidR="00BE3C62">
          <w:rPr>
            <w:rFonts w:ascii="Times New Roman" w:hAnsi="Times New Roman" w:cs="Times New Roman"/>
          </w:rPr>
          <w:t xml:space="preserve"> key</w:t>
        </w:r>
      </w:ins>
      <w:ins w:id="116" w:author="Xueliang Yang" w:date="2020-08-23T16:31:00Z">
        <w:r w:rsidR="00BE3C62">
          <w:rPr>
            <w:rFonts w:ascii="Times New Roman" w:hAnsi="Times New Roman" w:cs="Times New Roman"/>
          </w:rPr>
          <w:t xml:space="preserve"> pieces</w:t>
        </w:r>
      </w:ins>
      <w:r w:rsidR="002D261E">
        <w:rPr>
          <w:rFonts w:ascii="Times New Roman" w:hAnsi="Times New Roman" w:cs="Times New Roman"/>
        </w:rPr>
        <w:t>:</w:t>
      </w:r>
      <w:r w:rsidR="009936F0">
        <w:rPr>
          <w:rFonts w:ascii="Times New Roman" w:hAnsi="Times New Roman" w:cs="Times New Roman"/>
        </w:rPr>
        <w:t xml:space="preserve"> </w:t>
      </w:r>
      <w:ins w:id="117" w:author="Xueliang Yang" w:date="2020-08-23T16:31:00Z">
        <w:r w:rsidR="00BE3C62">
          <w:rPr>
            <w:rFonts w:ascii="Times New Roman" w:hAnsi="Times New Roman" w:cs="Times New Roman"/>
          </w:rPr>
          <w:t xml:space="preserve">the </w:t>
        </w:r>
      </w:ins>
      <w:ins w:id="118" w:author="Xueliang Yang" w:date="2020-08-23T16:32:00Z">
        <w:r w:rsidR="00BE3C62">
          <w:rPr>
            <w:rFonts w:ascii="Times New Roman" w:hAnsi="Times New Roman" w:cs="Times New Roman"/>
          </w:rPr>
          <w:t xml:space="preserve">preset </w:t>
        </w:r>
      </w:ins>
      <w:ins w:id="119" w:author="Xueliang Yang" w:date="2020-08-23T16:30:00Z">
        <w:r w:rsidR="00BE3C62">
          <w:rPr>
            <w:rFonts w:ascii="Times New Roman" w:hAnsi="Times New Roman" w:cs="Times New Roman"/>
          </w:rPr>
          <w:t xml:space="preserve">reaction mechanism </w:t>
        </w:r>
      </w:ins>
      <w:ins w:id="120" w:author="Xueliang Yang" w:date="2020-08-23T16:32:00Z">
        <w:r w:rsidR="00BE3C62">
          <w:rPr>
            <w:rFonts w:ascii="Times New Roman" w:hAnsi="Times New Roman" w:cs="Times New Roman"/>
          </w:rPr>
          <w:t>and</w:t>
        </w:r>
      </w:ins>
      <w:del w:id="121" w:author="Xueliang Yang" w:date="2020-08-23T16:32:00Z">
        <w:r w:rsidR="009936F0" w:rsidDel="00BE3C62">
          <w:rPr>
            <w:rFonts w:ascii="Times New Roman" w:hAnsi="Times New Roman" w:cs="Times New Roman"/>
          </w:rPr>
          <w:delText>some</w:delText>
        </w:r>
      </w:del>
      <w:r w:rsidR="009936F0">
        <w:rPr>
          <w:rFonts w:ascii="Times New Roman" w:hAnsi="Times New Roman" w:cs="Times New Roman"/>
        </w:rPr>
        <w:t xml:space="preserve"> </w:t>
      </w:r>
      <w:ins w:id="122" w:author="Xueliang Yang" w:date="2020-08-23T16:33:00Z">
        <w:r w:rsidR="00BE3C62">
          <w:rPr>
            <w:rFonts w:ascii="Times New Roman" w:hAnsi="Times New Roman" w:cs="Times New Roman"/>
          </w:rPr>
          <w:t xml:space="preserve">selected </w:t>
        </w:r>
      </w:ins>
      <w:r w:rsidR="002D261E">
        <w:rPr>
          <w:rFonts w:ascii="Times New Roman" w:hAnsi="Times New Roman" w:cs="Times New Roman"/>
        </w:rPr>
        <w:t>optimization targets</w:t>
      </w:r>
      <w:ins w:id="123" w:author="Xueliang Yang" w:date="2020-08-23T16:33:00Z">
        <w:r w:rsidR="00BE3C62">
          <w:rPr>
            <w:rFonts w:ascii="Times New Roman" w:hAnsi="Times New Roman" w:cs="Times New Roman"/>
          </w:rPr>
          <w:t>.</w:t>
        </w:r>
      </w:ins>
      <w:del w:id="124" w:author="Xueliang Yang" w:date="2020-08-23T16:33:00Z">
        <w:r w:rsidR="009936F0" w:rsidDel="00BE3C62">
          <w:rPr>
            <w:rFonts w:ascii="Times New Roman" w:hAnsi="Times New Roman" w:cs="Times New Roman"/>
          </w:rPr>
          <w:delText>,</w:delText>
        </w:r>
      </w:del>
      <w:del w:id="125" w:author="Xueliang Yang" w:date="2020-08-23T16:32:00Z">
        <w:r w:rsidR="009936F0" w:rsidDel="00BE3C62">
          <w:rPr>
            <w:rFonts w:ascii="Times New Roman" w:hAnsi="Times New Roman" w:cs="Times New Roman"/>
          </w:rPr>
          <w:delText xml:space="preserve"> i.e. measured data </w:delText>
        </w:r>
      </w:del>
      <w:del w:id="126" w:author="Xueliang Yang" w:date="2020-08-23T16:29:00Z">
        <w:r w:rsidR="009936F0" w:rsidDel="00BE3C62">
          <w:rPr>
            <w:rFonts w:ascii="Times New Roman" w:hAnsi="Times New Roman" w:cs="Times New Roman"/>
          </w:rPr>
          <w:delText>f</w:delText>
        </w:r>
      </w:del>
      <w:del w:id="127" w:author="Xueliang Yang" w:date="2020-08-23T16:32:00Z">
        <w:r w:rsidR="009936F0" w:rsidDel="00BE3C62">
          <w:rPr>
            <w:rFonts w:ascii="Times New Roman" w:hAnsi="Times New Roman" w:cs="Times New Roman"/>
          </w:rPr>
          <w:delText>rom flame, shock tube and flow reactor</w:delText>
        </w:r>
        <w:r w:rsidR="002A42A4" w:rsidDel="00BE3C62">
          <w:rPr>
            <w:rFonts w:ascii="Times New Roman" w:hAnsi="Times New Roman" w:cs="Times New Roman"/>
          </w:rPr>
          <w:delText xml:space="preserve"> </w:delText>
        </w:r>
        <w:r w:rsidR="001B15DD" w:rsidDel="00BE3C62">
          <w:rPr>
            <w:rFonts w:ascii="Times New Roman" w:hAnsi="Times New Roman" w:cs="Times New Roman"/>
          </w:rPr>
          <w:fldChar w:fldCharType="begin"/>
        </w:r>
        <w:r w:rsidR="007E2C1C" w:rsidDel="00BE3C62">
          <w:rPr>
            <w:rFonts w:ascii="Times New Roman" w:hAnsi="Times New Roman" w:cs="Times New Roman"/>
          </w:rPr>
          <w:delInstrText xml:space="preserve"> ADDIN EN.CITE &lt;EndNote&gt;&lt;Cite&gt;&lt;Author&gt;Dryer&lt;/Author&gt;&lt;Year&gt;2014&lt;/Year&gt;&lt;RecNum&gt;14&lt;/RecNum&gt;&lt;DisplayText&gt;[11]&lt;/DisplayText&gt;&lt;record&gt;&lt;rec-number&gt;14&lt;/rec-number&gt;&lt;foreign-keys&gt;&lt;key app="EN" db-id="ft2pw52effsf04eedssxavapfawfepwdx9r9" timestamp="1597799594"&gt;14&lt;/key&gt;&lt;/foreign-keys&gt;&lt;ref-type name="Journal Article"&gt;17&lt;/ref-type&gt;&lt;contributors&gt;&lt;authors&gt;&lt;author&gt;Dryer, Frederick L.&lt;/author&gt;&lt;author&gt;Haas, Francis M.&lt;/author&gt;&lt;author&gt;Santner, Jeffrey&lt;/author&gt;&lt;author&gt;Farouk, Tanvir I.&lt;/author&gt;&lt;author&gt;Chaos, Marcos&lt;/author&gt;&lt;/authors&gt;&lt;/contributors&gt;&lt;titles&gt;&lt;title&gt;Interpreting chemical kinetics from complex reaction–advection–diffusion systems: Modeling of flow reactors and related experiments&lt;/title&gt;&lt;secondary-title&gt;Progress in Energy and Combustion Science&lt;/secondary-title&gt;&lt;/titles&gt;&lt;periodical&gt;&lt;full-title&gt;Progress in Energy and Combustion Science&lt;/full-title&gt;&lt;/periodical&gt;&lt;pages&gt;19-39&lt;/pages&gt;&lt;volume&gt;44&lt;/volume&gt;&lt;keywords&gt;&lt;keyword&gt;Homogenous kinetic simulation&lt;/keyword&gt;&lt;keyword&gt;Initial value problem&lt;/keyword&gt;&lt;keyword&gt;Kinetic reactor modeling&lt;/keyword&gt;&lt;keyword&gt;Flow reactors&lt;/keyword&gt;&lt;keyword&gt;Shock tubes&lt;/keyword&gt;&lt;keyword&gt;Stirred reactors&lt;/keyword&gt;&lt;keyword&gt;PFR&lt;/keyword&gt;&lt;keyword&gt;JSR&lt;/keyword&gt;&lt;keyword&gt;Chemical kinetic validation&lt;/keyword&gt;&lt;keyword&gt;Initial conditions&lt;/keyword&gt;&lt;keyword&gt;Boundary conditions&lt;/keyword&gt;&lt;keyword&gt;Uncertainty quantification&lt;/keyword&gt;&lt;keyword&gt;Interpretive uncertainty&lt;/keyword&gt;&lt;/keywords&gt;&lt;dates&gt;&lt;year&gt;2014&lt;/year&gt;&lt;pub-dates&gt;&lt;date&gt;2014/10/01/&lt;/date&gt;&lt;/pub-dates&gt;&lt;/dates&gt;&lt;isbn&gt;0360-1285&lt;/isbn&gt;&lt;urls&gt;&lt;related-urls&gt;&lt;url&gt;http://www.sciencedirect.com/science/article/pii/S0360128514000239&lt;/url&gt;&lt;/related-urls&gt;&lt;/urls&gt;&lt;electronic-resource-num&gt;https://doi.org/10.1016/j.pecs.2014.04.002&lt;/electronic-resource-num&gt;&lt;/record&gt;&lt;/Cite&gt;&lt;/EndNote&gt;</w:delInstrText>
        </w:r>
        <w:r w:rsidR="001B15DD" w:rsidDel="00BE3C62">
          <w:rPr>
            <w:rFonts w:ascii="Times New Roman" w:hAnsi="Times New Roman" w:cs="Times New Roman"/>
          </w:rPr>
          <w:fldChar w:fldCharType="separate"/>
        </w:r>
        <w:r w:rsidR="007E2C1C" w:rsidDel="00BE3C62">
          <w:rPr>
            <w:rFonts w:ascii="Times New Roman" w:hAnsi="Times New Roman" w:cs="Times New Roman"/>
            <w:noProof/>
          </w:rPr>
          <w:delText>[11]</w:delText>
        </w:r>
        <w:r w:rsidR="001B15DD" w:rsidDel="00BE3C62">
          <w:rPr>
            <w:rFonts w:ascii="Times New Roman" w:hAnsi="Times New Roman" w:cs="Times New Roman"/>
          </w:rPr>
          <w:fldChar w:fldCharType="end"/>
        </w:r>
        <w:r w:rsidR="009936F0" w:rsidDel="00BE3C62">
          <w:rPr>
            <w:rFonts w:ascii="Times New Roman" w:hAnsi="Times New Roman" w:cs="Times New Roman"/>
          </w:rPr>
          <w:delText>, etc. are selected.</w:delText>
        </w:r>
      </w:del>
      <w:r w:rsidR="009936F0">
        <w:rPr>
          <w:rFonts w:ascii="Times New Roman" w:hAnsi="Times New Roman" w:cs="Times New Roman"/>
        </w:rPr>
        <w:t xml:space="preserve"> </w:t>
      </w:r>
      <w:ins w:id="128" w:author="Xueliang Yang" w:date="2020-08-23T16:34:00Z">
        <w:r w:rsidR="00BE3C62">
          <w:rPr>
            <w:rFonts w:ascii="Times New Roman" w:hAnsi="Times New Roman" w:cs="Times New Roman"/>
          </w:rPr>
          <w:t xml:space="preserve">During the development and validation mechanism, </w:t>
        </w:r>
      </w:ins>
      <w:del w:id="129" w:author="Xueliang Yang" w:date="2020-08-23T16:34:00Z">
        <w:r w:rsidR="009936F0" w:rsidDel="00BE3C62">
          <w:rPr>
            <w:rFonts w:ascii="Times New Roman" w:hAnsi="Times New Roman" w:cs="Times New Roman"/>
          </w:rPr>
          <w:delText>T</w:delText>
        </w:r>
      </w:del>
      <w:ins w:id="130" w:author="Xueliang Yang" w:date="2020-08-23T16:34:00Z">
        <w:r w:rsidR="00BE3C62">
          <w:rPr>
            <w:rFonts w:ascii="Times New Roman" w:hAnsi="Times New Roman" w:cs="Times New Roman"/>
          </w:rPr>
          <w:t>t</w:t>
        </w:r>
      </w:ins>
      <w:r w:rsidR="009936F0">
        <w:rPr>
          <w:rFonts w:ascii="Times New Roman" w:hAnsi="Times New Roman" w:cs="Times New Roman"/>
        </w:rPr>
        <w:t>he sensitivity analysis</w:t>
      </w:r>
      <w:r w:rsidR="003916B9">
        <w:rPr>
          <w:rFonts w:ascii="Times New Roman" w:hAnsi="Times New Roman" w:cs="Times New Roman"/>
        </w:rPr>
        <w:t xml:space="preserve"> </w:t>
      </w:r>
      <w:ins w:id="131" w:author="Xueliang Yang" w:date="2020-08-23T16:34:00Z">
        <w:r w:rsidR="00BE3C62">
          <w:rPr>
            <w:rFonts w:ascii="Times New Roman" w:hAnsi="Times New Roman" w:cs="Times New Roman"/>
          </w:rPr>
          <w:t xml:space="preserve">was </w:t>
        </w:r>
      </w:ins>
      <w:del w:id="132" w:author="Xueliang Yang" w:date="2020-08-23T16:34:00Z">
        <w:r w:rsidR="003916B9" w:rsidDel="00BE3C62">
          <w:rPr>
            <w:rFonts w:ascii="Times New Roman" w:hAnsi="Times New Roman" w:cs="Times New Roman"/>
          </w:rPr>
          <w:delText>is then</w:delText>
        </w:r>
        <w:r w:rsidR="009936F0" w:rsidDel="00BE3C62">
          <w:rPr>
            <w:rFonts w:ascii="Times New Roman" w:hAnsi="Times New Roman" w:cs="Times New Roman"/>
          </w:rPr>
          <w:delText xml:space="preserve"> </w:delText>
        </w:r>
      </w:del>
      <w:r w:rsidR="009936F0">
        <w:rPr>
          <w:rFonts w:ascii="Times New Roman" w:hAnsi="Times New Roman" w:cs="Times New Roman"/>
        </w:rPr>
        <w:t xml:space="preserve">performed against the targets </w:t>
      </w:r>
      <w:r w:rsidR="009936F0" w:rsidRPr="00804471">
        <w:rPr>
          <w:rFonts w:ascii="Times New Roman" w:hAnsi="Times New Roman" w:cs="Times New Roman"/>
        </w:rPr>
        <w:t>to the underlying rate coefficients (thermochemistry and transport)</w:t>
      </w:r>
      <w:r w:rsidR="00D535DC">
        <w:rPr>
          <w:rFonts w:ascii="Times New Roman" w:hAnsi="Times New Roman" w:cs="Times New Roman"/>
        </w:rPr>
        <w:t xml:space="preserve"> </w:t>
      </w:r>
      <w:r w:rsidR="00717CEA">
        <w:rPr>
          <w:rFonts w:ascii="Times New Roman" w:hAnsi="Times New Roman" w:cs="Times New Roman"/>
        </w:rPr>
        <w:t xml:space="preserve">for </w:t>
      </w:r>
      <w:r w:rsidR="009936F0">
        <w:rPr>
          <w:rFonts w:ascii="Times New Roman" w:hAnsi="Times New Roman" w:cs="Times New Roman"/>
        </w:rPr>
        <w:t>identif</w:t>
      </w:r>
      <w:r w:rsidR="00717CEA">
        <w:rPr>
          <w:rFonts w:ascii="Times New Roman" w:hAnsi="Times New Roman" w:cs="Times New Roman"/>
        </w:rPr>
        <w:t>ication</w:t>
      </w:r>
      <w:r w:rsidR="00474FAF">
        <w:rPr>
          <w:rFonts w:ascii="Times New Roman" w:hAnsi="Times New Roman" w:cs="Times New Roman"/>
        </w:rPr>
        <w:t xml:space="preserve"> of </w:t>
      </w:r>
      <w:r w:rsidR="009936F0">
        <w:rPr>
          <w:rFonts w:ascii="Times New Roman" w:hAnsi="Times New Roman" w:cs="Times New Roman"/>
        </w:rPr>
        <w:t xml:space="preserve">the </w:t>
      </w:r>
      <w:r w:rsidR="009936F0">
        <w:rPr>
          <w:rFonts w:ascii="Times New Roman" w:hAnsi="Times New Roman" w:cs="Times New Roman"/>
        </w:rPr>
        <w:lastRenderedPageBreak/>
        <w:t>important</w:t>
      </w:r>
      <w:r w:rsidR="00717CEA">
        <w:rPr>
          <w:rFonts w:ascii="Times New Roman" w:hAnsi="Times New Roman" w:cs="Times New Roman"/>
        </w:rPr>
        <w:t xml:space="preserve"> reaction pathways.</w:t>
      </w:r>
      <w:r w:rsidR="00AD76E6">
        <w:rPr>
          <w:rFonts w:ascii="Times New Roman" w:hAnsi="Times New Roman" w:cs="Times New Roman"/>
        </w:rPr>
        <w:t xml:space="preserve"> The parameter</w:t>
      </w:r>
      <w:r w:rsidR="00EF71CB">
        <w:rPr>
          <w:rFonts w:ascii="Times New Roman" w:hAnsi="Times New Roman" w:cs="Times New Roman"/>
        </w:rPr>
        <w:t>s</w:t>
      </w:r>
      <w:r w:rsidR="00AD76E6">
        <w:rPr>
          <w:rFonts w:ascii="Times New Roman" w:hAnsi="Times New Roman" w:cs="Times New Roman"/>
        </w:rPr>
        <w:t xml:space="preserve"> (usually A factor</w:t>
      </w:r>
      <w:r w:rsidR="00EF71CB">
        <w:rPr>
          <w:rFonts w:ascii="Times New Roman" w:hAnsi="Times New Roman" w:cs="Times New Roman"/>
        </w:rPr>
        <w:t>s</w:t>
      </w:r>
      <w:ins w:id="133" w:author="Xueliang Yang" w:date="2020-08-23T16:35:00Z">
        <w:r w:rsidR="00BE3C62">
          <w:rPr>
            <w:rFonts w:ascii="Times New Roman" w:hAnsi="Times New Roman" w:cs="Times New Roman"/>
          </w:rPr>
          <w:t xml:space="preserve"> of Arrhenius equation form</w:t>
        </w:r>
      </w:ins>
      <w:r w:rsidR="00AD76E6">
        <w:rPr>
          <w:rFonts w:ascii="Times New Roman" w:hAnsi="Times New Roman" w:cs="Times New Roman"/>
        </w:rPr>
        <w:t>)</w:t>
      </w:r>
      <w:r w:rsidR="002F32BE">
        <w:rPr>
          <w:rFonts w:ascii="Times New Roman" w:hAnsi="Times New Roman" w:cs="Times New Roman"/>
        </w:rPr>
        <w:t xml:space="preserve"> of important reactions are adjusted within </w:t>
      </w:r>
      <w:r w:rsidR="00EE5CDA">
        <w:rPr>
          <w:rFonts w:ascii="Times New Roman" w:hAnsi="Times New Roman" w:cs="Times New Roman"/>
        </w:rPr>
        <w:t xml:space="preserve">corresponding bounds of </w:t>
      </w:r>
      <w:r w:rsidR="002F32BE">
        <w:rPr>
          <w:rFonts w:ascii="Times New Roman" w:hAnsi="Times New Roman" w:cs="Times New Roman"/>
        </w:rPr>
        <w:t>uncertainty</w:t>
      </w:r>
      <w:r w:rsidR="00EE5CDA">
        <w:rPr>
          <w:rFonts w:ascii="Times New Roman" w:hAnsi="Times New Roman" w:cs="Times New Roman"/>
        </w:rPr>
        <w:t xml:space="preserve"> until the </w:t>
      </w:r>
      <w:r w:rsidR="002F32BE">
        <w:rPr>
          <w:rFonts w:ascii="Times New Roman" w:hAnsi="Times New Roman" w:cs="Times New Roman"/>
        </w:rPr>
        <w:t xml:space="preserve">best agreement with the </w:t>
      </w:r>
      <w:del w:id="134" w:author="Xueliang Yang" w:date="2020-08-23T16:35:00Z">
        <w:r w:rsidR="002F32BE" w:rsidDel="00BE3C62">
          <w:rPr>
            <w:rFonts w:ascii="Times New Roman" w:hAnsi="Times New Roman" w:cs="Times New Roman"/>
          </w:rPr>
          <w:delText>experiments</w:delText>
        </w:r>
        <w:r w:rsidR="00EE5CDA" w:rsidDel="00BE3C62">
          <w:rPr>
            <w:rFonts w:ascii="Times New Roman" w:hAnsi="Times New Roman" w:cs="Times New Roman"/>
          </w:rPr>
          <w:delText xml:space="preserve"> </w:delText>
        </w:r>
      </w:del>
      <w:ins w:id="135" w:author="Xueliang Yang" w:date="2020-08-23T16:35:00Z">
        <w:r w:rsidR="00BE3C62">
          <w:rPr>
            <w:rFonts w:ascii="Times New Roman" w:hAnsi="Times New Roman" w:cs="Times New Roman"/>
          </w:rPr>
          <w:t xml:space="preserve">targets </w:t>
        </w:r>
      </w:ins>
      <w:proofErr w:type="gramStart"/>
      <w:r w:rsidR="00EE5CDA">
        <w:rPr>
          <w:rFonts w:ascii="Times New Roman" w:hAnsi="Times New Roman" w:cs="Times New Roman"/>
        </w:rPr>
        <w:t>is</w:t>
      </w:r>
      <w:proofErr w:type="gramEnd"/>
      <w:r w:rsidR="00EE5CDA">
        <w:rPr>
          <w:rFonts w:ascii="Times New Roman" w:hAnsi="Times New Roman" w:cs="Times New Roman"/>
        </w:rPr>
        <w:t xml:space="preserve"> achieved.</w:t>
      </w:r>
      <w:r w:rsidR="0062017D">
        <w:rPr>
          <w:rFonts w:ascii="Times New Roman" w:hAnsi="Times New Roman" w:cs="Times New Roman"/>
        </w:rPr>
        <w:t xml:space="preserve"> </w:t>
      </w:r>
      <w:del w:id="136" w:author="Xueliang Yang" w:date="2020-08-23T16:40:00Z">
        <w:r w:rsidR="00804471" w:rsidRPr="00F410D0" w:rsidDel="00F410D0">
          <w:rPr>
            <w:rFonts w:ascii="Times New Roman" w:hAnsi="Times New Roman" w:cs="Times New Roman"/>
            <w:color w:val="FF0000"/>
            <w:rPrChange w:id="137" w:author="Xueliang Yang" w:date="2020-08-23T16:46:00Z">
              <w:rPr>
                <w:rFonts w:ascii="Times New Roman" w:hAnsi="Times New Roman" w:cs="Times New Roman"/>
              </w:rPr>
            </w:rPrChange>
          </w:rPr>
          <w:delText>This approach is not necessarily wrong</w:delText>
        </w:r>
        <w:r w:rsidR="0062017D" w:rsidRPr="00F410D0" w:rsidDel="00F410D0">
          <w:rPr>
            <w:rFonts w:ascii="Times New Roman" w:hAnsi="Times New Roman" w:cs="Times New Roman"/>
            <w:color w:val="FF0000"/>
            <w:rPrChange w:id="138" w:author="Xueliang Yang" w:date="2020-08-23T16:46:00Z">
              <w:rPr>
                <w:rFonts w:ascii="Times New Roman" w:hAnsi="Times New Roman" w:cs="Times New Roman"/>
              </w:rPr>
            </w:rPrChange>
          </w:rPr>
          <w:delText>,</w:delText>
        </w:r>
        <w:r w:rsidR="00804471" w:rsidRPr="00F410D0" w:rsidDel="00F410D0">
          <w:rPr>
            <w:rFonts w:ascii="Times New Roman" w:hAnsi="Times New Roman" w:cs="Times New Roman"/>
            <w:color w:val="FF0000"/>
            <w:rPrChange w:id="139" w:author="Xueliang Yang" w:date="2020-08-23T16:46:00Z">
              <w:rPr>
                <w:rFonts w:ascii="Times New Roman" w:hAnsi="Times New Roman" w:cs="Times New Roman"/>
              </w:rPr>
            </w:rPrChange>
          </w:rPr>
          <w:delText xml:space="preserve"> however often neglect</w:delText>
        </w:r>
        <w:r w:rsidR="00C774F5" w:rsidRPr="00F410D0" w:rsidDel="00F410D0">
          <w:rPr>
            <w:rFonts w:ascii="Times New Roman" w:hAnsi="Times New Roman" w:cs="Times New Roman"/>
            <w:color w:val="FF0000"/>
            <w:rPrChange w:id="140" w:author="Xueliang Yang" w:date="2020-08-23T16:46:00Z">
              <w:rPr>
                <w:rFonts w:ascii="Times New Roman" w:hAnsi="Times New Roman" w:cs="Times New Roman"/>
              </w:rPr>
            </w:rPrChange>
          </w:rPr>
          <w:delText>s</w:delText>
        </w:r>
        <w:r w:rsidR="00804471" w:rsidRPr="00F410D0" w:rsidDel="00F410D0">
          <w:rPr>
            <w:rFonts w:ascii="Times New Roman" w:hAnsi="Times New Roman" w:cs="Times New Roman"/>
            <w:color w:val="FF0000"/>
            <w:rPrChange w:id="141" w:author="Xueliang Yang" w:date="2020-08-23T16:46:00Z">
              <w:rPr>
                <w:rFonts w:ascii="Times New Roman" w:hAnsi="Times New Roman" w:cs="Times New Roman"/>
              </w:rPr>
            </w:rPrChange>
          </w:rPr>
          <w:delText xml:space="preserve"> the possible contributions </w:delText>
        </w:r>
        <w:r w:rsidR="00C774F5" w:rsidRPr="00F410D0" w:rsidDel="00F410D0">
          <w:rPr>
            <w:rFonts w:ascii="Times New Roman" w:hAnsi="Times New Roman" w:cs="Times New Roman"/>
            <w:color w:val="FF0000"/>
            <w:rPrChange w:id="142" w:author="Xueliang Yang" w:date="2020-08-23T16:46:00Z">
              <w:rPr>
                <w:rFonts w:ascii="Times New Roman" w:hAnsi="Times New Roman" w:cs="Times New Roman"/>
              </w:rPr>
            </w:rPrChange>
          </w:rPr>
          <w:delText xml:space="preserve">(sometimes even bigger) </w:delText>
        </w:r>
        <w:r w:rsidR="00804471" w:rsidRPr="00F410D0" w:rsidDel="00F410D0">
          <w:rPr>
            <w:rFonts w:ascii="Times New Roman" w:hAnsi="Times New Roman" w:cs="Times New Roman"/>
            <w:color w:val="FF0000"/>
            <w:rPrChange w:id="143" w:author="Xueliang Yang" w:date="2020-08-23T16:46:00Z">
              <w:rPr>
                <w:rFonts w:ascii="Times New Roman" w:hAnsi="Times New Roman" w:cs="Times New Roman"/>
              </w:rPr>
            </w:rPrChange>
          </w:rPr>
          <w:delText>from the uncertainty/errors of other sources, and</w:delText>
        </w:r>
        <w:r w:rsidR="00C774F5" w:rsidRPr="00F410D0" w:rsidDel="00F410D0">
          <w:rPr>
            <w:rFonts w:ascii="Times New Roman" w:hAnsi="Times New Roman" w:cs="Times New Roman"/>
            <w:color w:val="FF0000"/>
            <w:rPrChange w:id="144" w:author="Xueliang Yang" w:date="2020-08-23T16:46:00Z">
              <w:rPr>
                <w:rFonts w:ascii="Times New Roman" w:hAnsi="Times New Roman" w:cs="Times New Roman"/>
              </w:rPr>
            </w:rPrChange>
          </w:rPr>
          <w:delText xml:space="preserve"> consequently</w:delText>
        </w:r>
        <w:r w:rsidR="00804471" w:rsidRPr="00F410D0" w:rsidDel="00F410D0">
          <w:rPr>
            <w:rFonts w:ascii="Times New Roman" w:hAnsi="Times New Roman" w:cs="Times New Roman"/>
            <w:color w:val="FF0000"/>
            <w:rPrChange w:id="145" w:author="Xueliang Yang" w:date="2020-08-23T16:46:00Z">
              <w:rPr>
                <w:rFonts w:ascii="Times New Roman" w:hAnsi="Times New Roman" w:cs="Times New Roman"/>
              </w:rPr>
            </w:rPrChange>
          </w:rPr>
          <w:delText xml:space="preserve"> miss</w:delText>
        </w:r>
        <w:r w:rsidR="00C774F5" w:rsidRPr="00F410D0" w:rsidDel="00F410D0">
          <w:rPr>
            <w:rFonts w:ascii="Times New Roman" w:hAnsi="Times New Roman" w:cs="Times New Roman"/>
            <w:color w:val="FF0000"/>
            <w:rPrChange w:id="146" w:author="Xueliang Yang" w:date="2020-08-23T16:46:00Z">
              <w:rPr>
                <w:rFonts w:ascii="Times New Roman" w:hAnsi="Times New Roman" w:cs="Times New Roman"/>
              </w:rPr>
            </w:rPrChange>
          </w:rPr>
          <w:delText>es</w:delText>
        </w:r>
        <w:r w:rsidR="00804471" w:rsidRPr="00F410D0" w:rsidDel="00F410D0">
          <w:rPr>
            <w:rFonts w:ascii="Times New Roman" w:hAnsi="Times New Roman" w:cs="Times New Roman"/>
            <w:color w:val="FF0000"/>
            <w:rPrChange w:id="147" w:author="Xueliang Yang" w:date="2020-08-23T16:46:00Z">
              <w:rPr>
                <w:rFonts w:ascii="Times New Roman" w:hAnsi="Times New Roman" w:cs="Times New Roman"/>
              </w:rPr>
            </w:rPrChange>
          </w:rPr>
          <w:delText xml:space="preserve"> the key issue</w:delText>
        </w:r>
        <w:r w:rsidR="00D56999" w:rsidRPr="00F410D0" w:rsidDel="00F410D0">
          <w:rPr>
            <w:rFonts w:ascii="Times New Roman" w:hAnsi="Times New Roman" w:cs="Times New Roman"/>
            <w:color w:val="FF0000"/>
            <w:rPrChange w:id="148" w:author="Xueliang Yang" w:date="2020-08-23T16:46:00Z">
              <w:rPr>
                <w:rFonts w:ascii="Times New Roman" w:hAnsi="Times New Roman" w:cs="Times New Roman"/>
              </w:rPr>
            </w:rPrChange>
          </w:rPr>
          <w:delText>s</w:delText>
        </w:r>
        <w:r w:rsidR="00804471" w:rsidRPr="00F410D0" w:rsidDel="00F410D0">
          <w:rPr>
            <w:rFonts w:ascii="Times New Roman" w:hAnsi="Times New Roman" w:cs="Times New Roman"/>
            <w:color w:val="FF0000"/>
            <w:rPrChange w:id="149" w:author="Xueliang Yang" w:date="2020-08-23T16:46:00Z">
              <w:rPr>
                <w:rFonts w:ascii="Times New Roman" w:hAnsi="Times New Roman" w:cs="Times New Roman"/>
              </w:rPr>
            </w:rPrChange>
          </w:rPr>
          <w:delText>.</w:delText>
        </w:r>
        <w:r w:rsidR="0072122B" w:rsidRPr="00F410D0" w:rsidDel="00F410D0">
          <w:rPr>
            <w:rFonts w:ascii="Times New Roman" w:hAnsi="Times New Roman" w:cs="Times New Roman"/>
            <w:color w:val="FF0000"/>
            <w:rPrChange w:id="150" w:author="Xueliang Yang" w:date="2020-08-23T16:46:00Z">
              <w:rPr>
                <w:rFonts w:ascii="Times New Roman" w:hAnsi="Times New Roman" w:cs="Times New Roman"/>
              </w:rPr>
            </w:rPrChange>
          </w:rPr>
          <w:delText xml:space="preserve"> </w:delText>
        </w:r>
      </w:del>
      <w:r w:rsidR="008F0E4C" w:rsidRPr="00F410D0">
        <w:rPr>
          <w:rFonts w:ascii="Times New Roman" w:hAnsi="Times New Roman" w:cs="Times New Roman"/>
          <w:color w:val="FF0000"/>
          <w:rPrChange w:id="151" w:author="Xueliang Yang" w:date="2020-08-23T16:46:00Z">
            <w:rPr>
              <w:rFonts w:ascii="Times New Roman" w:hAnsi="Times New Roman" w:cs="Times New Roman"/>
            </w:rPr>
          </w:rPrChange>
        </w:rPr>
        <w:t>Based on above principles, some optimization tools, e.g. data collaboration</w:t>
      </w:r>
      <w:r w:rsidR="003B04C7" w:rsidRPr="00F410D0">
        <w:rPr>
          <w:rFonts w:ascii="Times New Roman" w:hAnsi="Times New Roman" w:cs="Times New Roman"/>
          <w:color w:val="FF0000"/>
          <w:rPrChange w:id="152" w:author="Xueliang Yang" w:date="2020-08-23T16:46:00Z">
            <w:rPr>
              <w:rFonts w:ascii="Times New Roman" w:hAnsi="Times New Roman" w:cs="Times New Roman"/>
            </w:rPr>
          </w:rPrChange>
        </w:rPr>
        <w:t xml:space="preserve"> </w:t>
      </w:r>
      <w:r w:rsidR="003B04C7" w:rsidRPr="00F410D0">
        <w:rPr>
          <w:rFonts w:ascii="Times New Roman" w:hAnsi="Times New Roman" w:cs="Times New Roman"/>
          <w:color w:val="FF0000"/>
          <w:rPrChange w:id="153" w:author="Xueliang Yang" w:date="2020-08-23T16:46:00Z">
            <w:rPr>
              <w:rFonts w:ascii="Times New Roman" w:hAnsi="Times New Roman" w:cs="Times New Roman"/>
            </w:rPr>
          </w:rPrChange>
        </w:rPr>
        <w:fldChar w:fldCharType="begin"/>
      </w:r>
      <w:r w:rsidR="007E2C1C" w:rsidRPr="00F410D0">
        <w:rPr>
          <w:rFonts w:ascii="Times New Roman" w:hAnsi="Times New Roman" w:cs="Times New Roman"/>
          <w:color w:val="FF0000"/>
          <w:rPrChange w:id="154" w:author="Xueliang Yang" w:date="2020-08-23T16:46:00Z">
            <w:rPr>
              <w:rFonts w:ascii="Times New Roman" w:hAnsi="Times New Roman" w:cs="Times New Roman"/>
            </w:rPr>
          </w:rPrChange>
        </w:rPr>
        <w:instrText xml:space="preserve"> ADDIN EN.CITE &lt;EndNote&gt;&lt;Cite&gt;&lt;Author&gt;You&lt;/Author&gt;&lt;Year&gt;2012&lt;/Year&gt;&lt;RecNum&gt;4&lt;/RecNum&gt;&lt;DisplayText&gt;[12]&lt;/DisplayText&gt;&lt;record&gt;&lt;rec-number&gt;4&lt;/rec-number&gt;&lt;foreign-keys&gt;&lt;key app="EN" db-id="ft2pw52effsf04eedssxavapfawfepwdx9r9" timestamp="1597798839"&gt;4&lt;/key&gt;&lt;/foreign-keys&gt;&lt;ref-type name="Journal Article"&gt;17&lt;/ref-type&gt;&lt;contributors&gt;&lt;authors&gt;&lt;author&gt;You, Xiaoqing&lt;/author&gt;&lt;author&gt;Packard, Andrew&lt;/author&gt;&lt;author&gt;Frenklach, Michael&lt;/author&gt;&lt;/authors&gt;&lt;/contributors&gt;&lt;titles&gt;&lt;title&gt;Process informatics tools for predictive modeling: Hydrogen combustion&lt;/title&gt;&lt;/titles&gt;&lt;pages&gt;101-116&lt;/pages&gt;&lt;volume&gt;44&lt;/volume&gt;&lt;number&gt;2&lt;/number&gt;&lt;dates&gt;&lt;year&gt;2012&lt;/year&gt;&lt;/dates&gt;&lt;isbn&gt;0538-8066&lt;/isbn&gt;&lt;urls&gt;&lt;related-urls&gt;&lt;url&gt;https://onlinelibrary.wiley.com/doi/abs/10.1002/kin.20627&lt;/url&gt;&lt;/related-urls&gt;&lt;/urls&gt;&lt;electronic-resource-num&gt;10.1002/kin.20627&lt;/electronic-resource-num&gt;&lt;/record&gt;&lt;/Cite&gt;&lt;/EndNote&gt;</w:instrText>
      </w:r>
      <w:r w:rsidR="003B04C7" w:rsidRPr="00F410D0">
        <w:rPr>
          <w:rFonts w:ascii="Times New Roman" w:hAnsi="Times New Roman" w:cs="Times New Roman"/>
          <w:color w:val="FF0000"/>
          <w:rPrChange w:id="155" w:author="Xueliang Yang" w:date="2020-08-23T16:46:00Z">
            <w:rPr>
              <w:rFonts w:ascii="Times New Roman" w:hAnsi="Times New Roman" w:cs="Times New Roman"/>
            </w:rPr>
          </w:rPrChange>
        </w:rPr>
        <w:fldChar w:fldCharType="separate"/>
      </w:r>
      <w:r w:rsidR="007E2C1C" w:rsidRPr="00F410D0">
        <w:rPr>
          <w:rFonts w:ascii="Times New Roman" w:hAnsi="Times New Roman" w:cs="Times New Roman"/>
          <w:noProof/>
          <w:color w:val="FF0000"/>
          <w:rPrChange w:id="156" w:author="Xueliang Yang" w:date="2020-08-23T16:46:00Z">
            <w:rPr>
              <w:rFonts w:ascii="Times New Roman" w:hAnsi="Times New Roman" w:cs="Times New Roman"/>
              <w:noProof/>
            </w:rPr>
          </w:rPrChange>
        </w:rPr>
        <w:t>[12]</w:t>
      </w:r>
      <w:r w:rsidR="003B04C7" w:rsidRPr="00F410D0">
        <w:rPr>
          <w:rFonts w:ascii="Times New Roman" w:hAnsi="Times New Roman" w:cs="Times New Roman"/>
          <w:color w:val="FF0000"/>
          <w:rPrChange w:id="157" w:author="Xueliang Yang" w:date="2020-08-23T16:46:00Z">
            <w:rPr>
              <w:rFonts w:ascii="Times New Roman" w:hAnsi="Times New Roman" w:cs="Times New Roman"/>
            </w:rPr>
          </w:rPrChange>
        </w:rPr>
        <w:fldChar w:fldCharType="end"/>
      </w:r>
      <w:r w:rsidR="008F0E4C" w:rsidRPr="00F410D0">
        <w:rPr>
          <w:rFonts w:ascii="Times New Roman" w:hAnsi="Times New Roman" w:cs="Times New Roman"/>
          <w:color w:val="FF0000"/>
          <w:rPrChange w:id="158" w:author="Xueliang Yang" w:date="2020-08-23T16:46:00Z">
            <w:rPr>
              <w:rFonts w:ascii="Times New Roman" w:hAnsi="Times New Roman" w:cs="Times New Roman"/>
            </w:rPr>
          </w:rPrChange>
        </w:rPr>
        <w:t xml:space="preserve"> and solution mapping</w:t>
      </w:r>
      <w:r w:rsidR="003B04C7" w:rsidRPr="00F410D0">
        <w:rPr>
          <w:rFonts w:ascii="Times New Roman" w:hAnsi="Times New Roman" w:cs="Times New Roman"/>
          <w:color w:val="FF0000"/>
          <w:rPrChange w:id="159" w:author="Xueliang Yang" w:date="2020-08-23T16:46:00Z">
            <w:rPr>
              <w:rFonts w:ascii="Times New Roman" w:hAnsi="Times New Roman" w:cs="Times New Roman"/>
            </w:rPr>
          </w:rPrChange>
        </w:rPr>
        <w:t xml:space="preserve"> </w:t>
      </w:r>
      <w:r w:rsidR="002A42A4" w:rsidRPr="00F410D0">
        <w:rPr>
          <w:rFonts w:ascii="Times New Roman" w:hAnsi="Times New Roman" w:cs="Times New Roman"/>
          <w:color w:val="FF0000"/>
          <w:rPrChange w:id="160" w:author="Xueliang Yang" w:date="2020-08-23T16:46:00Z">
            <w:rPr>
              <w:rFonts w:ascii="Times New Roman" w:hAnsi="Times New Roman" w:cs="Times New Roman"/>
            </w:rPr>
          </w:rPrChange>
        </w:rPr>
        <w:fldChar w:fldCharType="begin"/>
      </w:r>
      <w:r w:rsidR="007E2C1C" w:rsidRPr="00F410D0">
        <w:rPr>
          <w:rFonts w:ascii="Times New Roman" w:hAnsi="Times New Roman" w:cs="Times New Roman"/>
          <w:color w:val="FF0000"/>
          <w:rPrChange w:id="161" w:author="Xueliang Yang" w:date="2020-08-23T16:46:00Z">
            <w:rPr>
              <w:rFonts w:ascii="Times New Roman" w:hAnsi="Times New Roman" w:cs="Times New Roman"/>
            </w:rPr>
          </w:rPrChange>
        </w:rPr>
        <w:instrText xml:space="preserve"> ADDIN EN.CITE &lt;EndNote&gt;&lt;Cite&gt;&lt;Author&gt;Eiteneer&lt;/Author&gt;&lt;Year&gt;2003&lt;/Year&gt;&lt;RecNum&gt;5&lt;/RecNum&gt;&lt;DisplayText&gt;[13]&lt;/DisplayText&gt;&lt;record&gt;&lt;rec-number&gt;5&lt;/rec-number&gt;&lt;foreign-keys&gt;&lt;key app="EN" db-id="ft2pw52effsf04eedssxavapfawfepwdx9r9" timestamp="1597798897"&gt;5&lt;/key&gt;&lt;/foreign-keys&gt;&lt;ref-type name="Journal Article"&gt;17&lt;/ref-type&gt;&lt;contributors&gt;&lt;authors&gt;&lt;author&gt;Eiteneer, B.&lt;/author&gt;&lt;author&gt;Frenklach, M.&lt;/author&gt;&lt;/authors&gt;&lt;/contributors&gt;&lt;titles&gt;&lt;title&gt;Experimental and modeling study of shock-tube oxidation of acetylene&lt;/title&gt;&lt;secondary-title&gt;International Journal of Chemical Kinetics&lt;/secondary-title&gt;&lt;/titles&gt;&lt;periodical&gt;&lt;full-title&gt;International Journal of Chemical Kinetics&lt;/full-title&gt;&lt;/periodical&gt;&lt;pages&gt;391-414&lt;/pages&gt;&lt;volume&gt;35&lt;/volume&gt;&lt;number&gt;9&lt;/number&gt;&lt;dates&gt;&lt;year&gt;2003&lt;/year&gt;&lt;/dates&gt;&lt;work-type&gt;Article&lt;/work-type&gt;&lt;urls&gt;&lt;related-urls&gt;&lt;url&gt;https://www.scopus.com/inward/record.uri?eid=2-s2.0-0042788791&amp;amp;doi=10.1002%2fkin.10141&amp;amp;partnerID=40&amp;amp;md5=df6c214988241ee0462eb30bb2a30110&lt;/url&gt;&lt;/related-urls&gt;&lt;/urls&gt;&lt;electronic-resource-num&gt;10.1002/kin.10141&lt;/electronic-resource-num&gt;&lt;remote-database-name&gt;Scopus&lt;/remote-database-name&gt;&lt;/record&gt;&lt;/Cite&gt;&lt;/EndNote&gt;</w:instrText>
      </w:r>
      <w:r w:rsidR="002A42A4" w:rsidRPr="00F410D0">
        <w:rPr>
          <w:rFonts w:ascii="Times New Roman" w:hAnsi="Times New Roman" w:cs="Times New Roman"/>
          <w:color w:val="FF0000"/>
          <w:rPrChange w:id="162" w:author="Xueliang Yang" w:date="2020-08-23T16:46:00Z">
            <w:rPr>
              <w:rFonts w:ascii="Times New Roman" w:hAnsi="Times New Roman" w:cs="Times New Roman"/>
            </w:rPr>
          </w:rPrChange>
        </w:rPr>
        <w:fldChar w:fldCharType="separate"/>
      </w:r>
      <w:r w:rsidR="007E2C1C" w:rsidRPr="00F410D0">
        <w:rPr>
          <w:rFonts w:ascii="Times New Roman" w:hAnsi="Times New Roman" w:cs="Times New Roman"/>
          <w:noProof/>
          <w:color w:val="FF0000"/>
          <w:rPrChange w:id="163" w:author="Xueliang Yang" w:date="2020-08-23T16:46:00Z">
            <w:rPr>
              <w:rFonts w:ascii="Times New Roman" w:hAnsi="Times New Roman" w:cs="Times New Roman"/>
              <w:noProof/>
            </w:rPr>
          </w:rPrChange>
        </w:rPr>
        <w:t>[13]</w:t>
      </w:r>
      <w:r w:rsidR="002A42A4" w:rsidRPr="00F410D0">
        <w:rPr>
          <w:rFonts w:ascii="Times New Roman" w:hAnsi="Times New Roman" w:cs="Times New Roman"/>
          <w:color w:val="FF0000"/>
          <w:rPrChange w:id="164" w:author="Xueliang Yang" w:date="2020-08-23T16:46:00Z">
            <w:rPr>
              <w:rFonts w:ascii="Times New Roman" w:hAnsi="Times New Roman" w:cs="Times New Roman"/>
            </w:rPr>
          </w:rPrChange>
        </w:rPr>
        <w:fldChar w:fldCharType="end"/>
      </w:r>
      <w:r w:rsidR="008F0E4C" w:rsidRPr="00F410D0">
        <w:rPr>
          <w:rFonts w:ascii="Times New Roman" w:hAnsi="Times New Roman" w:cs="Times New Roman"/>
          <w:color w:val="FF0000"/>
          <w:rPrChange w:id="165" w:author="Xueliang Yang" w:date="2020-08-23T16:46:00Z">
            <w:rPr>
              <w:rFonts w:ascii="Times New Roman" w:hAnsi="Times New Roman" w:cs="Times New Roman"/>
            </w:rPr>
          </w:rPrChange>
        </w:rPr>
        <w:t xml:space="preserve"> were developed</w:t>
      </w:r>
      <w:r w:rsidR="00103CC7" w:rsidRPr="00F410D0">
        <w:rPr>
          <w:rFonts w:ascii="Times New Roman" w:hAnsi="Times New Roman" w:cs="Times New Roman"/>
          <w:color w:val="FF0000"/>
          <w:rPrChange w:id="166" w:author="Xueliang Yang" w:date="2020-08-23T16:46:00Z">
            <w:rPr>
              <w:rFonts w:ascii="Times New Roman" w:hAnsi="Times New Roman" w:cs="Times New Roman"/>
            </w:rPr>
          </w:rPrChange>
        </w:rPr>
        <w:t xml:space="preserve"> to solve this so-called inverse problem</w:t>
      </w:r>
      <w:r w:rsidR="00865E55" w:rsidRPr="00F410D0">
        <w:rPr>
          <w:rFonts w:ascii="Times New Roman" w:hAnsi="Times New Roman" w:cs="Times New Roman"/>
          <w:color w:val="FF0000"/>
          <w:rPrChange w:id="167" w:author="Xueliang Yang" w:date="2020-08-23T16:46:00Z">
            <w:rPr>
              <w:rFonts w:ascii="Times New Roman" w:hAnsi="Times New Roman" w:cs="Times New Roman"/>
            </w:rPr>
          </w:rPrChange>
        </w:rPr>
        <w:t xml:space="preserve">. </w:t>
      </w:r>
      <w:r w:rsidR="007B4CBF" w:rsidRPr="00F410D0">
        <w:rPr>
          <w:rFonts w:ascii="Times New Roman" w:hAnsi="Times New Roman" w:cs="Times New Roman"/>
          <w:color w:val="FF0000"/>
          <w:rPrChange w:id="168" w:author="Xueliang Yang" w:date="2020-08-23T16:46:00Z">
            <w:rPr>
              <w:rFonts w:ascii="Times New Roman" w:hAnsi="Times New Roman" w:cs="Times New Roman"/>
            </w:rPr>
          </w:rPrChange>
        </w:rPr>
        <w:t>Sheen and Wang</w:t>
      </w:r>
      <w:r w:rsidR="00E55510" w:rsidRPr="00F410D0">
        <w:rPr>
          <w:rFonts w:ascii="Times New Roman" w:hAnsi="Times New Roman" w:cs="Times New Roman"/>
          <w:color w:val="FF0000"/>
          <w:rPrChange w:id="169" w:author="Xueliang Yang" w:date="2020-08-23T16:46:00Z">
            <w:rPr>
              <w:rFonts w:ascii="Times New Roman" w:hAnsi="Times New Roman" w:cs="Times New Roman"/>
            </w:rPr>
          </w:rPrChange>
        </w:rPr>
        <w:t xml:space="preserve"> </w:t>
      </w:r>
      <w:r w:rsidR="00B6040F" w:rsidRPr="00F410D0">
        <w:rPr>
          <w:rFonts w:ascii="Times New Roman" w:hAnsi="Times New Roman" w:cs="Times New Roman"/>
          <w:color w:val="FF0000"/>
          <w:rPrChange w:id="170" w:author="Xueliang Yang" w:date="2020-08-23T16:46:00Z">
            <w:rPr>
              <w:rFonts w:ascii="Times New Roman" w:hAnsi="Times New Roman" w:cs="Times New Roman"/>
            </w:rPr>
          </w:rPrChange>
        </w:rPr>
        <w:t>also built a</w:t>
      </w:r>
      <w:r w:rsidR="00E55510" w:rsidRPr="00F410D0">
        <w:rPr>
          <w:rFonts w:ascii="Times New Roman" w:hAnsi="Times New Roman" w:cs="Times New Roman"/>
          <w:color w:val="FF0000"/>
          <w:rPrChange w:id="171" w:author="Xueliang Yang" w:date="2020-08-23T16:46:00Z">
            <w:rPr>
              <w:rFonts w:ascii="Times New Roman" w:hAnsi="Times New Roman" w:cs="Times New Roman"/>
            </w:rPr>
          </w:rPrChange>
        </w:rPr>
        <w:t xml:space="preserve"> very useful</w:t>
      </w:r>
      <w:r w:rsidR="002B3312" w:rsidRPr="00F410D0">
        <w:rPr>
          <w:rFonts w:ascii="Times New Roman" w:hAnsi="Times New Roman" w:cs="Times New Roman"/>
          <w:color w:val="FF0000"/>
          <w:rPrChange w:id="172" w:author="Xueliang Yang" w:date="2020-08-23T16:46:00Z">
            <w:rPr>
              <w:rFonts w:ascii="Times New Roman" w:hAnsi="Times New Roman" w:cs="Times New Roman"/>
            </w:rPr>
          </w:rPrChange>
        </w:rPr>
        <w:t xml:space="preserve"> tool, Method of </w:t>
      </w:r>
      <w:r w:rsidR="00E55510" w:rsidRPr="00F410D0">
        <w:rPr>
          <w:rFonts w:ascii="Times New Roman" w:hAnsi="Times New Roman" w:cs="Times New Roman"/>
          <w:color w:val="FF0000"/>
          <w:rPrChange w:id="173" w:author="Xueliang Yang" w:date="2020-08-23T16:46:00Z">
            <w:rPr>
              <w:rFonts w:ascii="Times New Roman" w:hAnsi="Times New Roman" w:cs="Times New Roman"/>
            </w:rPr>
          </w:rPrChange>
        </w:rPr>
        <w:t>Uncertainty Minimization using Polynomial Chaos Expansions (MUM-PCE)</w:t>
      </w:r>
      <w:r w:rsidR="003B7801" w:rsidRPr="00F410D0">
        <w:rPr>
          <w:rFonts w:ascii="Times New Roman" w:hAnsi="Times New Roman" w:cs="Times New Roman"/>
          <w:color w:val="FF0000"/>
          <w:rPrChange w:id="174" w:author="Xueliang Yang" w:date="2020-08-23T16:46:00Z">
            <w:rPr>
              <w:rFonts w:ascii="Times New Roman" w:hAnsi="Times New Roman" w:cs="Times New Roman"/>
            </w:rPr>
          </w:rPrChange>
        </w:rPr>
        <w:t xml:space="preserve"> to evaluate the uncertainties in the existing kinetic knowledge against the species data</w:t>
      </w:r>
      <w:r w:rsidR="00464393" w:rsidRPr="00F410D0">
        <w:rPr>
          <w:rFonts w:ascii="Times New Roman" w:hAnsi="Times New Roman" w:cs="Times New Roman"/>
          <w:color w:val="FF0000"/>
          <w:rPrChange w:id="175" w:author="Xueliang Yang" w:date="2020-08-23T16:46:00Z">
            <w:rPr>
              <w:rFonts w:ascii="Times New Roman" w:hAnsi="Times New Roman" w:cs="Times New Roman"/>
            </w:rPr>
          </w:rPrChange>
        </w:rPr>
        <w:t xml:space="preserve"> for hydrocarbons </w:t>
      </w:r>
      <w:r w:rsidR="009B58B5" w:rsidRPr="00F410D0">
        <w:rPr>
          <w:rFonts w:ascii="Times New Roman" w:hAnsi="Times New Roman" w:cs="Times New Roman"/>
          <w:color w:val="FF0000"/>
          <w:rPrChange w:id="176" w:author="Xueliang Yang" w:date="2020-08-23T16:46:00Z">
            <w:rPr>
              <w:rFonts w:ascii="Times New Roman" w:hAnsi="Times New Roman" w:cs="Times New Roman"/>
            </w:rPr>
          </w:rPrChange>
        </w:rPr>
        <w:t xml:space="preserve">at </w:t>
      </w:r>
      <w:r w:rsidR="00464393" w:rsidRPr="00F410D0">
        <w:rPr>
          <w:rFonts w:ascii="Times New Roman" w:hAnsi="Times New Roman" w:cs="Times New Roman"/>
          <w:color w:val="FF0000"/>
          <w:rPrChange w:id="177" w:author="Xueliang Yang" w:date="2020-08-23T16:46:00Z">
            <w:rPr>
              <w:rFonts w:ascii="Times New Roman" w:hAnsi="Times New Roman" w:cs="Times New Roman"/>
            </w:rPr>
          </w:rPrChange>
        </w:rPr>
        <w:t>experimental conditions.</w:t>
      </w:r>
      <w:r w:rsidR="0034611C" w:rsidRPr="00F410D0">
        <w:rPr>
          <w:rFonts w:ascii="Times New Roman" w:hAnsi="Times New Roman" w:cs="Times New Roman"/>
          <w:color w:val="FF0000"/>
          <w:rPrChange w:id="178" w:author="Xueliang Yang" w:date="2020-08-23T16:46:00Z">
            <w:rPr>
              <w:rFonts w:ascii="Times New Roman" w:hAnsi="Times New Roman" w:cs="Times New Roman"/>
            </w:rPr>
          </w:rPrChange>
        </w:rPr>
        <w:t xml:space="preserve"> </w:t>
      </w:r>
      <w:proofErr w:type="spellStart"/>
      <w:r w:rsidR="0034611C" w:rsidRPr="00F410D0">
        <w:rPr>
          <w:rFonts w:ascii="Times New Roman" w:hAnsi="Times New Roman" w:cs="Times New Roman"/>
          <w:color w:val="FF0000"/>
          <w:rPrChange w:id="179" w:author="Xueliang Yang" w:date="2020-08-23T16:46:00Z">
            <w:rPr>
              <w:rFonts w:ascii="Times New Roman" w:hAnsi="Times New Roman" w:cs="Times New Roman"/>
            </w:rPr>
          </w:rPrChange>
        </w:rPr>
        <w:t>Turanyi</w:t>
      </w:r>
      <w:proofErr w:type="spellEnd"/>
      <w:r w:rsidR="0034611C" w:rsidRPr="00F410D0">
        <w:rPr>
          <w:rFonts w:ascii="Times New Roman" w:hAnsi="Times New Roman" w:cs="Times New Roman"/>
          <w:color w:val="FF0000"/>
          <w:rPrChange w:id="180" w:author="Xueliang Yang" w:date="2020-08-23T16:46:00Z">
            <w:rPr>
              <w:rFonts w:ascii="Times New Roman" w:hAnsi="Times New Roman" w:cs="Times New Roman"/>
            </w:rPr>
          </w:rPrChange>
        </w:rPr>
        <w:t xml:space="preserve"> et al. established a new fitting algorithm and a new method for error calculation to determine optimized values of all Arrhenius parameters (not only A factors) against both direct and indirect measurements</w:t>
      </w:r>
      <w:r w:rsidR="004964A0" w:rsidRPr="00F410D0">
        <w:rPr>
          <w:rFonts w:ascii="Times New Roman" w:hAnsi="Times New Roman" w:cs="Times New Roman"/>
          <w:color w:val="FF0000"/>
          <w:rPrChange w:id="181" w:author="Xueliang Yang" w:date="2020-08-23T16:46:00Z">
            <w:rPr>
              <w:rFonts w:ascii="Times New Roman" w:hAnsi="Times New Roman" w:cs="Times New Roman"/>
            </w:rPr>
          </w:rPrChange>
        </w:rPr>
        <w:t>.</w:t>
      </w:r>
      <w:r w:rsidR="005E0130" w:rsidRPr="00F410D0">
        <w:rPr>
          <w:rFonts w:ascii="Times New Roman" w:hAnsi="Times New Roman" w:cs="Times New Roman"/>
          <w:color w:val="FF0000"/>
          <w:rPrChange w:id="182" w:author="Xueliang Yang" w:date="2020-08-23T16:46:00Z">
            <w:rPr>
              <w:rFonts w:ascii="Times New Roman" w:hAnsi="Times New Roman" w:cs="Times New Roman"/>
            </w:rPr>
          </w:rPrChange>
        </w:rPr>
        <w:t xml:space="preserve"> </w:t>
      </w:r>
      <w:ins w:id="183" w:author="Xueliang Yang" w:date="2020-08-23T16:46:00Z">
        <w:r w:rsidR="00F410D0">
          <w:rPr>
            <w:rFonts w:ascii="Times New Roman" w:hAnsi="Times New Roman" w:cs="Times New Roman"/>
          </w:rPr>
          <w:t>(need rewrite this part)</w:t>
        </w:r>
      </w:ins>
    </w:p>
    <w:p w14:paraId="0705948D" w14:textId="728F96F8" w:rsidR="00734652" w:rsidRDefault="00F410D0" w:rsidP="00CA7E28">
      <w:pPr>
        <w:spacing w:line="480" w:lineRule="auto"/>
        <w:ind w:firstLine="720"/>
        <w:jc w:val="both"/>
        <w:rPr>
          <w:ins w:id="184" w:author="Xueliang Yang" w:date="2020-08-23T20:38:00Z"/>
          <w:rFonts w:ascii="Times New Roman" w:hAnsi="Times New Roman" w:cs="Times New Roman"/>
          <w:color w:val="FF0000"/>
        </w:rPr>
      </w:pPr>
      <w:ins w:id="185" w:author="Xueliang Yang" w:date="2020-08-23T16:40:00Z">
        <w:r w:rsidRPr="00804471">
          <w:rPr>
            <w:rFonts w:ascii="Times New Roman" w:hAnsi="Times New Roman" w:cs="Times New Roman"/>
          </w:rPr>
          <w:t xml:space="preserve">This </w:t>
        </w:r>
      </w:ins>
      <w:ins w:id="186" w:author="Xueliang Yang" w:date="2020-08-23T16:47:00Z">
        <w:r>
          <w:rPr>
            <w:rFonts w:ascii="Times New Roman" w:hAnsi="Times New Roman" w:cs="Times New Roman"/>
          </w:rPr>
          <w:t xml:space="preserve">optimization </w:t>
        </w:r>
      </w:ins>
      <w:ins w:id="187" w:author="Xueliang Yang" w:date="2020-08-23T16:40:00Z">
        <w:r w:rsidRPr="00804471">
          <w:rPr>
            <w:rFonts w:ascii="Times New Roman" w:hAnsi="Times New Roman" w:cs="Times New Roman"/>
          </w:rPr>
          <w:t xml:space="preserve">approach </w:t>
        </w:r>
      </w:ins>
      <w:ins w:id="188" w:author="Xueliang Yang" w:date="2020-08-23T16:47:00Z">
        <w:r>
          <w:rPr>
            <w:rFonts w:ascii="Times New Roman" w:hAnsi="Times New Roman" w:cs="Times New Roman"/>
          </w:rPr>
          <w:t xml:space="preserve">has been very successful </w:t>
        </w:r>
      </w:ins>
      <w:ins w:id="189" w:author="Xueliang Yang" w:date="2020-08-23T16:48:00Z">
        <w:r>
          <w:rPr>
            <w:rFonts w:ascii="Times New Roman" w:hAnsi="Times New Roman" w:cs="Times New Roman"/>
          </w:rPr>
          <w:t>and the resulted mechanism</w:t>
        </w:r>
      </w:ins>
      <w:ins w:id="190" w:author="Xueliang Yang" w:date="2020-08-23T16:56:00Z">
        <w:r w:rsidR="002A36C1">
          <w:rPr>
            <w:rFonts w:ascii="Times New Roman" w:hAnsi="Times New Roman" w:cs="Times New Roman"/>
          </w:rPr>
          <w:t>s</w:t>
        </w:r>
      </w:ins>
      <w:ins w:id="191" w:author="Xueliang Yang" w:date="2020-08-23T16:48:00Z">
        <w:r>
          <w:rPr>
            <w:rFonts w:ascii="Times New Roman" w:hAnsi="Times New Roman" w:cs="Times New Roman"/>
          </w:rPr>
          <w:t xml:space="preserve"> such as GRI-Mech, USC Mech II and Aramco Mech</w:t>
        </w:r>
        <w:r w:rsidRPr="00804471">
          <w:rPr>
            <w:rFonts w:ascii="Times New Roman" w:hAnsi="Times New Roman" w:cs="Times New Roman"/>
          </w:rPr>
          <w:t xml:space="preserve"> </w:t>
        </w:r>
        <w:r>
          <w:rPr>
            <w:rFonts w:ascii="Times New Roman" w:hAnsi="Times New Roman" w:cs="Times New Roman"/>
          </w:rPr>
          <w:t>have been widely used</w:t>
        </w:r>
      </w:ins>
      <w:ins w:id="192" w:author="Xueliang Yang" w:date="2020-08-23T16:49:00Z">
        <w:r w:rsidR="002A36C1">
          <w:rPr>
            <w:rFonts w:ascii="Times New Roman" w:hAnsi="Times New Roman" w:cs="Times New Roman"/>
          </w:rPr>
          <w:t xml:space="preserve"> in various simulations</w:t>
        </w:r>
        <w:r>
          <w:rPr>
            <w:rFonts w:ascii="Times New Roman" w:hAnsi="Times New Roman" w:cs="Times New Roman"/>
          </w:rPr>
          <w:t xml:space="preserve">, providing more </w:t>
        </w:r>
        <w:r w:rsidR="002A36C1">
          <w:rPr>
            <w:rFonts w:ascii="Times New Roman" w:hAnsi="Times New Roman" w:cs="Times New Roman"/>
          </w:rPr>
          <w:t>comprehensive understating</w:t>
        </w:r>
      </w:ins>
      <w:ins w:id="193" w:author="Xueliang Yang" w:date="2020-08-23T16:50:00Z">
        <w:r w:rsidR="002A36C1">
          <w:rPr>
            <w:rFonts w:ascii="Times New Roman" w:hAnsi="Times New Roman" w:cs="Times New Roman"/>
          </w:rPr>
          <w:t xml:space="preserve"> of combustion processes</w:t>
        </w:r>
      </w:ins>
      <w:ins w:id="194" w:author="Xueliang Yang" w:date="2020-08-23T16:57:00Z">
        <w:r w:rsidR="002A36C1">
          <w:rPr>
            <w:rFonts w:ascii="Times New Roman" w:hAnsi="Times New Roman" w:cs="Times New Roman"/>
          </w:rPr>
          <w:t xml:space="preserve"> than before</w:t>
        </w:r>
      </w:ins>
      <w:ins w:id="195" w:author="Xueliang Yang" w:date="2020-08-23T16:50:00Z">
        <w:r w:rsidR="002A36C1">
          <w:rPr>
            <w:rFonts w:ascii="Times New Roman" w:hAnsi="Times New Roman" w:cs="Times New Roman"/>
          </w:rPr>
          <w:t>.</w:t>
        </w:r>
      </w:ins>
      <w:ins w:id="196" w:author="Xueliang Yang" w:date="2020-08-23T16:49:00Z">
        <w:r w:rsidR="002A36C1">
          <w:rPr>
            <w:rFonts w:ascii="Times New Roman" w:hAnsi="Times New Roman" w:cs="Times New Roman"/>
          </w:rPr>
          <w:t xml:space="preserve"> </w:t>
        </w:r>
      </w:ins>
      <w:ins w:id="197" w:author="Xueliang Yang" w:date="2020-08-23T16:50:00Z">
        <w:r w:rsidR="002A36C1">
          <w:rPr>
            <w:rFonts w:ascii="Times New Roman" w:hAnsi="Times New Roman" w:cs="Times New Roman"/>
          </w:rPr>
          <w:t>H</w:t>
        </w:r>
      </w:ins>
      <w:ins w:id="198" w:author="Xueliang Yang" w:date="2020-08-23T16:40:00Z">
        <w:r w:rsidRPr="00804471">
          <w:rPr>
            <w:rFonts w:ascii="Times New Roman" w:hAnsi="Times New Roman" w:cs="Times New Roman"/>
          </w:rPr>
          <w:t>owever</w:t>
        </w:r>
      </w:ins>
      <w:ins w:id="199" w:author="Xueliang Yang" w:date="2020-08-23T16:50:00Z">
        <w:r w:rsidR="002A36C1">
          <w:rPr>
            <w:rFonts w:ascii="Times New Roman" w:hAnsi="Times New Roman" w:cs="Times New Roman"/>
          </w:rPr>
          <w:t xml:space="preserve">, it also has </w:t>
        </w:r>
        <w:proofErr w:type="spellStart"/>
        <w:r w:rsidR="002A36C1">
          <w:rPr>
            <w:rFonts w:ascii="Times New Roman" w:hAnsi="Times New Roman" w:cs="Times New Roman"/>
          </w:rPr>
          <w:t>a</w:t>
        </w:r>
        <w:proofErr w:type="spellEnd"/>
        <w:r w:rsidR="002A36C1">
          <w:rPr>
            <w:rFonts w:ascii="Times New Roman" w:hAnsi="Times New Roman" w:cs="Times New Roman"/>
          </w:rPr>
          <w:t xml:space="preserve"> few obvious dr</w:t>
        </w:r>
      </w:ins>
      <w:ins w:id="200" w:author="Xueliang Yang" w:date="2020-08-23T16:51:00Z">
        <w:r w:rsidR="002A36C1">
          <w:rPr>
            <w:rFonts w:ascii="Times New Roman" w:hAnsi="Times New Roman" w:cs="Times New Roman"/>
          </w:rPr>
          <w:t>awbacks</w:t>
        </w:r>
      </w:ins>
      <w:ins w:id="201" w:author="Xueliang Yang" w:date="2020-08-23T16:53:00Z">
        <w:r w:rsidR="002A36C1">
          <w:rPr>
            <w:rFonts w:ascii="Times New Roman" w:hAnsi="Times New Roman" w:cs="Times New Roman"/>
          </w:rPr>
          <w:t>,</w:t>
        </w:r>
      </w:ins>
      <w:ins w:id="202" w:author="Xueliang Yang" w:date="2020-08-23T16:52:00Z">
        <w:r w:rsidR="002A36C1">
          <w:rPr>
            <w:rFonts w:ascii="Times New Roman" w:hAnsi="Times New Roman" w:cs="Times New Roman"/>
          </w:rPr>
          <w:t xml:space="preserve"> the most</w:t>
        </w:r>
      </w:ins>
      <w:ins w:id="203" w:author="Xueliang Yang" w:date="2020-08-23T16:53:00Z">
        <w:r w:rsidR="002A36C1">
          <w:rPr>
            <w:rFonts w:ascii="Times New Roman" w:hAnsi="Times New Roman" w:cs="Times New Roman"/>
          </w:rPr>
          <w:t xml:space="preserve"> severe of which is that it</w:t>
        </w:r>
      </w:ins>
      <w:ins w:id="204" w:author="Xueliang Yang" w:date="2020-08-23T16:40:00Z">
        <w:r w:rsidRPr="00804471">
          <w:rPr>
            <w:rFonts w:ascii="Times New Roman" w:hAnsi="Times New Roman" w:cs="Times New Roman"/>
          </w:rPr>
          <w:t xml:space="preserve"> often neglect</w:t>
        </w:r>
        <w:r>
          <w:rPr>
            <w:rFonts w:ascii="Times New Roman" w:hAnsi="Times New Roman" w:cs="Times New Roman"/>
          </w:rPr>
          <w:t>s</w:t>
        </w:r>
        <w:r w:rsidRPr="00804471">
          <w:rPr>
            <w:rFonts w:ascii="Times New Roman" w:hAnsi="Times New Roman" w:cs="Times New Roman"/>
          </w:rPr>
          <w:t xml:space="preserve"> the possible contributions (</w:t>
        </w:r>
        <w:r>
          <w:rPr>
            <w:rFonts w:ascii="Times New Roman" w:hAnsi="Times New Roman" w:cs="Times New Roman"/>
          </w:rPr>
          <w:t xml:space="preserve">sometimes </w:t>
        </w:r>
        <w:r w:rsidRPr="00804471">
          <w:rPr>
            <w:rFonts w:ascii="Times New Roman" w:hAnsi="Times New Roman" w:cs="Times New Roman"/>
          </w:rPr>
          <w:t>even bigger) from the uncertainty/errors of other sources, and</w:t>
        </w:r>
        <w:r>
          <w:rPr>
            <w:rFonts w:ascii="Times New Roman" w:hAnsi="Times New Roman" w:cs="Times New Roman"/>
          </w:rPr>
          <w:t xml:space="preserve"> consequently</w:t>
        </w:r>
        <w:r w:rsidRPr="00804471">
          <w:rPr>
            <w:rFonts w:ascii="Times New Roman" w:hAnsi="Times New Roman" w:cs="Times New Roman"/>
          </w:rPr>
          <w:t xml:space="preserve"> miss</w:t>
        </w:r>
        <w:r>
          <w:rPr>
            <w:rFonts w:ascii="Times New Roman" w:hAnsi="Times New Roman" w:cs="Times New Roman"/>
          </w:rPr>
          <w:t>es</w:t>
        </w:r>
        <w:r w:rsidRPr="00804471">
          <w:rPr>
            <w:rFonts w:ascii="Times New Roman" w:hAnsi="Times New Roman" w:cs="Times New Roman"/>
          </w:rPr>
          <w:t xml:space="preserve"> the key issue</w:t>
        </w:r>
        <w:r>
          <w:rPr>
            <w:rFonts w:ascii="Times New Roman" w:hAnsi="Times New Roman" w:cs="Times New Roman"/>
          </w:rPr>
          <w:t>s</w:t>
        </w:r>
        <w:r w:rsidRPr="00804471">
          <w:rPr>
            <w:rFonts w:ascii="Times New Roman" w:hAnsi="Times New Roman" w:cs="Times New Roman"/>
          </w:rPr>
          <w:t>.</w:t>
        </w:r>
        <w:r>
          <w:rPr>
            <w:rFonts w:ascii="Times New Roman" w:hAnsi="Times New Roman" w:cs="Times New Roman"/>
          </w:rPr>
          <w:t xml:space="preserve"> </w:t>
        </w:r>
      </w:ins>
      <w:ins w:id="205" w:author="Xueliang Yang" w:date="2020-08-23T16:53:00Z">
        <w:r w:rsidR="002A36C1" w:rsidRPr="00CA7E28">
          <w:rPr>
            <w:rFonts w:ascii="Times New Roman" w:hAnsi="Times New Roman" w:cs="Times New Roman"/>
            <w:color w:val="FF0000"/>
            <w:rPrChange w:id="206" w:author="Xueliang Yang" w:date="2020-08-23T19:32:00Z">
              <w:rPr>
                <w:rFonts w:ascii="Times New Roman" w:hAnsi="Times New Roman" w:cs="Times New Roman"/>
              </w:rPr>
            </w:rPrChange>
          </w:rPr>
          <w:t xml:space="preserve">For example, the optimization targets often carry higher than </w:t>
        </w:r>
      </w:ins>
      <w:ins w:id="207" w:author="Xueliang Yang" w:date="2020-08-23T16:57:00Z">
        <w:r w:rsidR="002A36C1" w:rsidRPr="00CA7E28">
          <w:rPr>
            <w:rFonts w:ascii="Times New Roman" w:hAnsi="Times New Roman" w:cs="Times New Roman"/>
            <w:color w:val="FF0000"/>
            <w:rPrChange w:id="208" w:author="Xueliang Yang" w:date="2020-08-23T19:32:00Z">
              <w:rPr>
                <w:rFonts w:ascii="Times New Roman" w:hAnsi="Times New Roman" w:cs="Times New Roman"/>
              </w:rPr>
            </w:rPrChange>
          </w:rPr>
          <w:t xml:space="preserve">expected </w:t>
        </w:r>
      </w:ins>
      <w:ins w:id="209" w:author="Xueliang Yang" w:date="2020-08-23T16:58:00Z">
        <w:r w:rsidR="002A36C1" w:rsidRPr="00CA7E28">
          <w:rPr>
            <w:rFonts w:ascii="Times New Roman" w:hAnsi="Times New Roman" w:cs="Times New Roman"/>
            <w:color w:val="FF0000"/>
            <w:rPrChange w:id="210" w:author="Xueliang Yang" w:date="2020-08-23T19:32:00Z">
              <w:rPr>
                <w:rFonts w:ascii="Times New Roman" w:hAnsi="Times New Roman" w:cs="Times New Roman"/>
              </w:rPr>
            </w:rPrChange>
          </w:rPr>
          <w:t>systemic errors (The ignition delay measurement</w:t>
        </w:r>
      </w:ins>
      <w:ins w:id="211" w:author="Xueliang Yang" w:date="2020-08-23T16:59:00Z">
        <w:r w:rsidR="00A85521" w:rsidRPr="00CA7E28">
          <w:rPr>
            <w:rFonts w:ascii="Times New Roman" w:hAnsi="Times New Roman" w:cs="Times New Roman"/>
            <w:color w:val="FF0000"/>
            <w:rPrChange w:id="212" w:author="Xueliang Yang" w:date="2020-08-23T19:32:00Z">
              <w:rPr>
                <w:rFonts w:ascii="Times New Roman" w:hAnsi="Times New Roman" w:cs="Times New Roman"/>
              </w:rPr>
            </w:rPrChange>
          </w:rPr>
          <w:t>s</w:t>
        </w:r>
      </w:ins>
      <w:ins w:id="213" w:author="Xueliang Yang" w:date="2020-08-23T16:58:00Z">
        <w:r w:rsidR="002A36C1" w:rsidRPr="00CA7E28">
          <w:rPr>
            <w:rFonts w:ascii="Times New Roman" w:hAnsi="Times New Roman" w:cs="Times New Roman"/>
            <w:color w:val="FF0000"/>
            <w:rPrChange w:id="214" w:author="Xueliang Yang" w:date="2020-08-23T19:32:00Z">
              <w:rPr>
                <w:rFonts w:ascii="Times New Roman" w:hAnsi="Times New Roman" w:cs="Times New Roman"/>
              </w:rPr>
            </w:rPrChange>
          </w:rPr>
          <w:t xml:space="preserve"> of H</w:t>
        </w:r>
        <w:r w:rsidR="002A36C1" w:rsidRPr="00CA7E28">
          <w:rPr>
            <w:rFonts w:ascii="Times New Roman" w:hAnsi="Times New Roman" w:cs="Times New Roman"/>
            <w:color w:val="FF0000"/>
            <w:vertAlign w:val="subscript"/>
            <w:rPrChange w:id="215" w:author="Xueliang Yang" w:date="2020-08-23T19:32:00Z">
              <w:rPr>
                <w:rFonts w:ascii="Times New Roman" w:hAnsi="Times New Roman" w:cs="Times New Roman"/>
              </w:rPr>
            </w:rPrChange>
          </w:rPr>
          <w:t>2</w:t>
        </w:r>
      </w:ins>
      <w:ins w:id="216" w:author="Xueliang Yang" w:date="2020-08-23T19:33:00Z">
        <w:r w:rsidR="00CA7E28">
          <w:rPr>
            <w:rFonts w:ascii="Times New Roman" w:hAnsi="Times New Roman" w:cs="Times New Roman"/>
            <w:color w:val="FF0000"/>
          </w:rPr>
          <w:t>/</w:t>
        </w:r>
      </w:ins>
      <w:ins w:id="217" w:author="Xueliang Yang" w:date="2020-08-23T16:58:00Z">
        <w:r w:rsidR="002A36C1" w:rsidRPr="00CA7E28">
          <w:rPr>
            <w:rFonts w:ascii="Times New Roman" w:hAnsi="Times New Roman" w:cs="Times New Roman"/>
            <w:color w:val="FF0000"/>
            <w:rPrChange w:id="218" w:author="Xueliang Yang" w:date="2020-08-23T19:32:00Z">
              <w:rPr>
                <w:rFonts w:ascii="Times New Roman" w:hAnsi="Times New Roman" w:cs="Times New Roman"/>
              </w:rPr>
            </w:rPrChange>
          </w:rPr>
          <w:t xml:space="preserve">CO </w:t>
        </w:r>
      </w:ins>
      <w:ins w:id="219" w:author="Xueliang Yang" w:date="2020-08-23T16:59:00Z">
        <w:r w:rsidR="002A36C1" w:rsidRPr="00CA7E28">
          <w:rPr>
            <w:rFonts w:ascii="Times New Roman" w:hAnsi="Times New Roman" w:cs="Times New Roman"/>
            <w:color w:val="FF0000"/>
            <w:rPrChange w:id="220" w:author="Xueliang Yang" w:date="2020-08-23T19:32:00Z">
              <w:rPr>
                <w:rFonts w:ascii="Times New Roman" w:hAnsi="Times New Roman" w:cs="Times New Roman"/>
              </w:rPr>
            </w:rPrChange>
          </w:rPr>
          <w:t xml:space="preserve">oxidation are often significantly shortened by the presence of the impurities, </w:t>
        </w:r>
        <w:r w:rsidR="00A85521" w:rsidRPr="00CA7E28">
          <w:rPr>
            <w:rFonts w:ascii="Times New Roman" w:hAnsi="Times New Roman" w:cs="Times New Roman"/>
            <w:color w:val="FF0000"/>
            <w:rPrChange w:id="221" w:author="Xueliang Yang" w:date="2020-08-23T19:32:00Z">
              <w:rPr>
                <w:rFonts w:ascii="Times New Roman" w:hAnsi="Times New Roman" w:cs="Times New Roman"/>
              </w:rPr>
            </w:rPrChange>
          </w:rPr>
          <w:t xml:space="preserve">the famous </w:t>
        </w:r>
        <w:proofErr w:type="spellStart"/>
        <w:r w:rsidR="00A85521" w:rsidRPr="00CA7E28">
          <w:rPr>
            <w:rFonts w:ascii="Times New Roman" w:hAnsi="Times New Roman" w:cs="Times New Roman"/>
            <w:color w:val="FF0000"/>
            <w:rPrChange w:id="222" w:author="Xueliang Yang" w:date="2020-08-23T19:32:00Z">
              <w:rPr>
                <w:rFonts w:ascii="Times New Roman" w:hAnsi="Times New Roman" w:cs="Times New Roman"/>
              </w:rPr>
            </w:rPrChange>
          </w:rPr>
          <w:t>dp</w:t>
        </w:r>
        <w:proofErr w:type="spellEnd"/>
        <w:r w:rsidR="00A85521" w:rsidRPr="00CA7E28">
          <w:rPr>
            <w:rFonts w:ascii="Times New Roman" w:hAnsi="Times New Roman" w:cs="Times New Roman"/>
            <w:color w:val="FF0000"/>
            <w:rPrChange w:id="223" w:author="Xueliang Yang" w:date="2020-08-23T19:32:00Z">
              <w:rPr>
                <w:rFonts w:ascii="Times New Roman" w:hAnsi="Times New Roman" w:cs="Times New Roman"/>
              </w:rPr>
            </w:rPrChange>
          </w:rPr>
          <w:t xml:space="preserve">/dt </w:t>
        </w:r>
      </w:ins>
      <w:ins w:id="224" w:author="Xueliang Yang" w:date="2020-08-23T17:22:00Z">
        <w:r w:rsidR="00380E6D" w:rsidRPr="00CA7E28">
          <w:rPr>
            <w:rFonts w:ascii="Times New Roman" w:hAnsi="Times New Roman" w:cs="Times New Roman"/>
            <w:color w:val="FF0000"/>
            <w:rPrChange w:id="225" w:author="Xueliang Yang" w:date="2020-08-23T19:32:00Z">
              <w:rPr>
                <w:rFonts w:ascii="Times New Roman" w:hAnsi="Times New Roman" w:cs="Times New Roman"/>
              </w:rPr>
            </w:rPrChange>
          </w:rPr>
          <w:t xml:space="preserve">issue caused by the boundary layer effect can significantly </w:t>
        </w:r>
      </w:ins>
      <w:ins w:id="226" w:author="Xueliang Yang" w:date="2020-08-23T17:26:00Z">
        <w:r w:rsidR="00380E6D" w:rsidRPr="00CA7E28">
          <w:rPr>
            <w:rFonts w:ascii="Times New Roman" w:hAnsi="Times New Roman" w:cs="Times New Roman"/>
            <w:color w:val="FF0000"/>
            <w:rPrChange w:id="227" w:author="Xueliang Yang" w:date="2020-08-23T19:32:00Z">
              <w:rPr>
                <w:rFonts w:ascii="Times New Roman" w:hAnsi="Times New Roman" w:cs="Times New Roman"/>
              </w:rPr>
            </w:rPrChange>
          </w:rPr>
          <w:t>shorten the measured ignition delay time as well</w:t>
        </w:r>
      </w:ins>
      <w:ins w:id="228" w:author="Xueliang Yang" w:date="2020-08-23T17:27:00Z">
        <w:r w:rsidR="00380E6D" w:rsidRPr="00CA7E28">
          <w:rPr>
            <w:rFonts w:ascii="Times New Roman" w:hAnsi="Times New Roman" w:cs="Times New Roman"/>
            <w:color w:val="FF0000"/>
            <w:rPrChange w:id="229" w:author="Xueliang Yang" w:date="2020-08-23T19:32:00Z">
              <w:rPr>
                <w:rFonts w:ascii="Times New Roman" w:hAnsi="Times New Roman" w:cs="Times New Roman"/>
              </w:rPr>
            </w:rPrChange>
          </w:rPr>
          <w:t>. For</w:t>
        </w:r>
        <w:r w:rsidR="00432BB3" w:rsidRPr="00CA7E28">
          <w:rPr>
            <w:rFonts w:ascii="Times New Roman" w:hAnsi="Times New Roman" w:cs="Times New Roman"/>
            <w:color w:val="FF0000"/>
            <w:rPrChange w:id="230" w:author="Xueliang Yang" w:date="2020-08-23T19:32:00Z">
              <w:rPr>
                <w:rFonts w:ascii="Times New Roman" w:hAnsi="Times New Roman" w:cs="Times New Roman"/>
              </w:rPr>
            </w:rPrChange>
          </w:rPr>
          <w:t xml:space="preserve"> laminar</w:t>
        </w:r>
        <w:r w:rsidR="00380E6D" w:rsidRPr="00CA7E28">
          <w:rPr>
            <w:rFonts w:ascii="Times New Roman" w:hAnsi="Times New Roman" w:cs="Times New Roman"/>
            <w:color w:val="FF0000"/>
            <w:rPrChange w:id="231" w:author="Xueliang Yang" w:date="2020-08-23T19:32:00Z">
              <w:rPr>
                <w:rFonts w:ascii="Times New Roman" w:hAnsi="Times New Roman" w:cs="Times New Roman"/>
              </w:rPr>
            </w:rPrChange>
          </w:rPr>
          <w:t xml:space="preserve"> flame speed measurement</w:t>
        </w:r>
        <w:r w:rsidR="00432BB3" w:rsidRPr="00CA7E28">
          <w:rPr>
            <w:rFonts w:ascii="Times New Roman" w:hAnsi="Times New Roman" w:cs="Times New Roman"/>
            <w:color w:val="FF0000"/>
            <w:rPrChange w:id="232" w:author="Xueliang Yang" w:date="2020-08-23T19:32:00Z">
              <w:rPr>
                <w:rFonts w:ascii="Times New Roman" w:hAnsi="Times New Roman" w:cs="Times New Roman"/>
              </w:rPr>
            </w:rPrChange>
          </w:rPr>
          <w:t xml:space="preserve">s, </w:t>
        </w:r>
      </w:ins>
      <w:ins w:id="233" w:author="Xueliang Yang" w:date="2020-08-23T19:31:00Z">
        <w:r w:rsidR="00CA7E28" w:rsidRPr="00CA7E28">
          <w:rPr>
            <w:rFonts w:ascii="Times New Roman" w:hAnsi="Times New Roman" w:cs="Times New Roman"/>
            <w:color w:val="FF0000"/>
            <w:rPrChange w:id="234" w:author="Xueliang Yang" w:date="2020-08-23T19:32:00Z">
              <w:rPr>
                <w:rFonts w:ascii="Times New Roman" w:hAnsi="Times New Roman" w:cs="Times New Roman"/>
              </w:rPr>
            </w:rPrChange>
          </w:rPr>
          <w:t>t</w:t>
        </w:r>
      </w:ins>
      <w:ins w:id="235" w:author="Xueliang Yang" w:date="2020-08-23T17:27:00Z">
        <w:r w:rsidR="00432BB3" w:rsidRPr="00CA7E28">
          <w:rPr>
            <w:rFonts w:ascii="Times New Roman" w:hAnsi="Times New Roman" w:cs="Times New Roman"/>
            <w:color w:val="FF0000"/>
            <w:rPrChange w:id="236" w:author="Xueliang Yang" w:date="2020-08-23T19:32:00Z">
              <w:rPr>
                <w:rFonts w:ascii="Times New Roman" w:hAnsi="Times New Roman" w:cs="Times New Roman"/>
              </w:rPr>
            </w:rPrChange>
          </w:rPr>
          <w:t>he errors/uncertainty of extrapolation</w:t>
        </w:r>
      </w:ins>
      <w:ins w:id="237" w:author="Xueliang Yang" w:date="2020-08-23T19:31:00Z">
        <w:r w:rsidR="00CA7E28" w:rsidRPr="00CA7E28">
          <w:rPr>
            <w:rFonts w:ascii="Times New Roman" w:hAnsi="Times New Roman" w:cs="Times New Roman"/>
            <w:color w:val="FF0000"/>
            <w:rPrChange w:id="238" w:author="Xueliang Yang" w:date="2020-08-23T19:32:00Z">
              <w:rPr>
                <w:rFonts w:ascii="Times New Roman" w:hAnsi="Times New Roman" w:cs="Times New Roman"/>
              </w:rPr>
            </w:rPrChange>
          </w:rPr>
          <w:t xml:space="preserve"> </w:t>
        </w:r>
      </w:ins>
      <w:ins w:id="239" w:author="Xueliang Yang" w:date="2020-08-23T17:28:00Z">
        <w:r w:rsidR="00432BB3" w:rsidRPr="00CA7E28">
          <w:rPr>
            <w:rFonts w:ascii="Times New Roman" w:hAnsi="Times New Roman" w:cs="Times New Roman"/>
            <w:color w:val="FF0000"/>
            <w:rPrChange w:id="240" w:author="Xueliang Yang" w:date="2020-08-23T19:32:00Z">
              <w:rPr>
                <w:rFonts w:ascii="Times New Roman" w:hAnsi="Times New Roman" w:cs="Times New Roman"/>
              </w:rPr>
            </w:rPrChange>
          </w:rPr>
          <w:t xml:space="preserve">(Prof Law, can you comment here on both </w:t>
        </w:r>
      </w:ins>
      <w:ins w:id="241" w:author="Xueliang Yang" w:date="2020-08-23T17:29:00Z">
        <w:r w:rsidR="00432BB3" w:rsidRPr="00CA7E28">
          <w:rPr>
            <w:rFonts w:ascii="Times New Roman" w:hAnsi="Times New Roman" w:cs="Times New Roman"/>
            <w:color w:val="FF0000"/>
            <w:rPrChange w:id="242" w:author="Xueliang Yang" w:date="2020-08-23T19:32:00Z">
              <w:rPr>
                <w:rFonts w:ascii="Times New Roman" w:hAnsi="Times New Roman" w:cs="Times New Roman"/>
              </w:rPr>
            </w:rPrChange>
          </w:rPr>
          <w:t>co</w:t>
        </w:r>
      </w:ins>
      <w:ins w:id="243" w:author="Xueliang Yang" w:date="2020-08-23T17:30:00Z">
        <w:r w:rsidR="00432BB3" w:rsidRPr="00CA7E28">
          <w:rPr>
            <w:rFonts w:ascii="Times New Roman" w:hAnsi="Times New Roman" w:cs="Times New Roman"/>
            <w:color w:val="FF0000"/>
            <w:rPrChange w:id="244" w:author="Xueliang Yang" w:date="2020-08-23T19:32:00Z">
              <w:rPr>
                <w:rFonts w:ascii="Times New Roman" w:hAnsi="Times New Roman" w:cs="Times New Roman"/>
              </w:rPr>
            </w:rPrChange>
          </w:rPr>
          <w:t>u</w:t>
        </w:r>
      </w:ins>
      <w:ins w:id="245" w:author="Xueliang Yang" w:date="2020-08-23T17:29:00Z">
        <w:r w:rsidR="00432BB3" w:rsidRPr="00CA7E28">
          <w:rPr>
            <w:rFonts w:ascii="Times New Roman" w:hAnsi="Times New Roman" w:cs="Times New Roman"/>
            <w:color w:val="FF0000"/>
            <w:rPrChange w:id="246" w:author="Xueliang Yang" w:date="2020-08-23T19:32:00Z">
              <w:rPr>
                <w:rFonts w:ascii="Times New Roman" w:hAnsi="Times New Roman" w:cs="Times New Roman"/>
              </w:rPr>
            </w:rPrChange>
          </w:rPr>
          <w:t>nter</w:t>
        </w:r>
      </w:ins>
      <w:ins w:id="247" w:author="Xueliang Yang" w:date="2020-08-23T17:30:00Z">
        <w:r w:rsidR="00432BB3" w:rsidRPr="00CA7E28">
          <w:rPr>
            <w:rFonts w:ascii="Times New Roman" w:hAnsi="Times New Roman" w:cs="Times New Roman"/>
            <w:color w:val="FF0000"/>
            <w:rPrChange w:id="248" w:author="Xueliang Yang" w:date="2020-08-23T19:32:00Z">
              <w:rPr>
                <w:rFonts w:ascii="Times New Roman" w:hAnsi="Times New Roman" w:cs="Times New Roman"/>
              </w:rPr>
            </w:rPrChange>
          </w:rPr>
          <w:t xml:space="preserve">flow and flame bomb, </w:t>
        </w:r>
        <w:proofErr w:type="spellStart"/>
        <w:r w:rsidR="00432BB3" w:rsidRPr="00CA7E28">
          <w:rPr>
            <w:rFonts w:ascii="Times New Roman" w:hAnsi="Times New Roman" w:cs="Times New Roman"/>
            <w:color w:val="FF0000"/>
            <w:rPrChange w:id="249" w:author="Xueliang Yang" w:date="2020-08-23T19:32:00Z">
              <w:rPr>
                <w:rFonts w:ascii="Times New Roman" w:hAnsi="Times New Roman" w:cs="Times New Roman"/>
              </w:rPr>
            </w:rPrChange>
          </w:rPr>
          <w:t>lewis</w:t>
        </w:r>
        <w:proofErr w:type="spellEnd"/>
        <w:r w:rsidR="00432BB3" w:rsidRPr="00CA7E28">
          <w:rPr>
            <w:rFonts w:ascii="Times New Roman" w:hAnsi="Times New Roman" w:cs="Times New Roman"/>
            <w:color w:val="FF0000"/>
            <w:rPrChange w:id="250" w:author="Xueliang Yang" w:date="2020-08-23T19:32:00Z">
              <w:rPr>
                <w:rFonts w:ascii="Times New Roman" w:hAnsi="Times New Roman" w:cs="Times New Roman"/>
              </w:rPr>
            </w:rPrChange>
          </w:rPr>
          <w:t xml:space="preserve"> number and insatiability</w:t>
        </w:r>
      </w:ins>
      <w:ins w:id="251" w:author="Xueliang Yang" w:date="2020-08-23T17:28:00Z">
        <w:r w:rsidR="00432BB3" w:rsidRPr="00CA7E28">
          <w:rPr>
            <w:rFonts w:ascii="Times New Roman" w:hAnsi="Times New Roman" w:cs="Times New Roman"/>
            <w:color w:val="FF0000"/>
            <w:rPrChange w:id="252" w:author="Xueliang Yang" w:date="2020-08-23T19:32:00Z">
              <w:rPr>
                <w:rFonts w:ascii="Times New Roman" w:hAnsi="Times New Roman" w:cs="Times New Roman"/>
              </w:rPr>
            </w:rPrChange>
          </w:rPr>
          <w:t>)</w:t>
        </w:r>
      </w:ins>
      <w:ins w:id="253" w:author="Xueliang Yang" w:date="2020-08-23T17:32:00Z">
        <w:r w:rsidR="00432BB3" w:rsidRPr="00CA7E28">
          <w:rPr>
            <w:rFonts w:ascii="Times New Roman" w:hAnsi="Times New Roman" w:cs="Times New Roman"/>
            <w:color w:val="FF0000"/>
            <w:rPrChange w:id="254" w:author="Xueliang Yang" w:date="2020-08-23T19:32:00Z">
              <w:rPr>
                <w:rFonts w:ascii="Times New Roman" w:hAnsi="Times New Roman" w:cs="Times New Roman"/>
              </w:rPr>
            </w:rPrChange>
          </w:rPr>
          <w:t>. The species profiles</w:t>
        </w:r>
      </w:ins>
      <w:ins w:id="255" w:author="Xueliang Yang" w:date="2020-08-23T17:33:00Z">
        <w:r w:rsidR="00432BB3" w:rsidRPr="00CA7E28">
          <w:rPr>
            <w:rFonts w:ascii="Times New Roman" w:hAnsi="Times New Roman" w:cs="Times New Roman"/>
            <w:color w:val="FF0000"/>
            <w:rPrChange w:id="256" w:author="Xueliang Yang" w:date="2020-08-23T19:32:00Z">
              <w:rPr>
                <w:rFonts w:ascii="Times New Roman" w:hAnsi="Times New Roman" w:cs="Times New Roman"/>
              </w:rPr>
            </w:rPrChange>
          </w:rPr>
          <w:t xml:space="preserve"> from jet stirred reactor often suffer from the inhomogeneous mixing and </w:t>
        </w:r>
      </w:ins>
      <w:ins w:id="257" w:author="Xueliang Yang" w:date="2020-08-23T17:34:00Z">
        <w:r w:rsidR="00432BB3" w:rsidRPr="00CA7E28">
          <w:rPr>
            <w:rFonts w:ascii="Times New Roman" w:hAnsi="Times New Roman" w:cs="Times New Roman"/>
            <w:color w:val="FF0000"/>
            <w:rPrChange w:id="258" w:author="Xueliang Yang" w:date="2020-08-23T19:32:00Z">
              <w:rPr>
                <w:rFonts w:ascii="Times New Roman" w:hAnsi="Times New Roman" w:cs="Times New Roman"/>
              </w:rPr>
            </w:rPrChange>
          </w:rPr>
          <w:t xml:space="preserve">ambiguous residence time </w:t>
        </w:r>
      </w:ins>
      <w:ins w:id="259" w:author="Xueliang Yang" w:date="2020-08-23T17:33:00Z">
        <w:r w:rsidR="00432BB3" w:rsidRPr="00CA7E28">
          <w:rPr>
            <w:rFonts w:ascii="Times New Roman" w:hAnsi="Times New Roman" w:cs="Times New Roman"/>
            <w:color w:val="FF0000"/>
            <w:rPrChange w:id="260" w:author="Xueliang Yang" w:date="2020-08-23T19:32:00Z">
              <w:rPr>
                <w:rFonts w:ascii="Times New Roman" w:hAnsi="Times New Roman" w:cs="Times New Roman"/>
              </w:rPr>
            </w:rPrChange>
          </w:rPr>
          <w:t>issue</w:t>
        </w:r>
      </w:ins>
      <w:ins w:id="261" w:author="Xueliang Yang" w:date="2020-08-23T17:34:00Z">
        <w:r w:rsidR="00432BB3" w:rsidRPr="00CA7E28">
          <w:rPr>
            <w:rFonts w:ascii="Times New Roman" w:hAnsi="Times New Roman" w:cs="Times New Roman"/>
            <w:color w:val="FF0000"/>
            <w:rPrChange w:id="262" w:author="Xueliang Yang" w:date="2020-08-23T19:32:00Z">
              <w:rPr>
                <w:rFonts w:ascii="Times New Roman" w:hAnsi="Times New Roman" w:cs="Times New Roman"/>
              </w:rPr>
            </w:rPrChange>
          </w:rPr>
          <w:t xml:space="preserve">, and also the placement of the sample port also can significantly impact the </w:t>
        </w:r>
        <w:r w:rsidR="00432BB3" w:rsidRPr="00CA7E28">
          <w:rPr>
            <w:rFonts w:ascii="Times New Roman" w:hAnsi="Times New Roman" w:cs="Times New Roman"/>
            <w:color w:val="FF0000"/>
            <w:rPrChange w:id="263" w:author="Xueliang Yang" w:date="2020-08-23T19:32:00Z">
              <w:rPr>
                <w:rFonts w:ascii="Times New Roman" w:hAnsi="Times New Roman" w:cs="Times New Roman"/>
              </w:rPr>
            </w:rPrChange>
          </w:rPr>
          <w:lastRenderedPageBreak/>
          <w:t xml:space="preserve">results. </w:t>
        </w:r>
      </w:ins>
      <w:ins w:id="264" w:author="Xueliang Yang" w:date="2020-08-23T17:35:00Z">
        <w:r w:rsidR="00432BB3" w:rsidRPr="00CA7E28">
          <w:rPr>
            <w:rFonts w:ascii="Times New Roman" w:hAnsi="Times New Roman" w:cs="Times New Roman"/>
            <w:color w:val="FF0000"/>
            <w:rPrChange w:id="265" w:author="Xueliang Yang" w:date="2020-08-23T19:32:00Z">
              <w:rPr>
                <w:rFonts w:ascii="Times New Roman" w:hAnsi="Times New Roman" w:cs="Times New Roman"/>
              </w:rPr>
            </w:rPrChange>
          </w:rPr>
          <w:t xml:space="preserve">The flow rector </w:t>
        </w:r>
      </w:ins>
      <w:ins w:id="266" w:author="Xueliang Yang" w:date="2020-08-23T19:21:00Z">
        <w:r w:rsidR="00DE5AD6" w:rsidRPr="00CA7E28">
          <w:rPr>
            <w:rFonts w:ascii="Times New Roman" w:hAnsi="Times New Roman" w:cs="Times New Roman"/>
            <w:color w:val="FF0000"/>
            <w:rPrChange w:id="267" w:author="Xueliang Yang" w:date="2020-08-23T19:32:00Z">
              <w:rPr>
                <w:rFonts w:ascii="Times New Roman" w:hAnsi="Times New Roman" w:cs="Times New Roman"/>
              </w:rPr>
            </w:rPrChange>
          </w:rPr>
          <w:t>speciation time history</w:t>
        </w:r>
      </w:ins>
      <w:ins w:id="268" w:author="Xueliang Yang" w:date="2020-08-23T19:20:00Z">
        <w:r w:rsidR="00DE5AD6" w:rsidRPr="00CA7E28">
          <w:rPr>
            <w:rFonts w:ascii="Times New Roman" w:hAnsi="Times New Roman" w:cs="Times New Roman"/>
            <w:color w:val="FF0000"/>
            <w:rPrChange w:id="269" w:author="Xueliang Yang" w:date="2020-08-23T19:32:00Z">
              <w:rPr>
                <w:rFonts w:ascii="Times New Roman" w:hAnsi="Times New Roman" w:cs="Times New Roman"/>
              </w:rPr>
            </w:rPrChange>
          </w:rPr>
          <w:t xml:space="preserve"> profile, </w:t>
        </w:r>
      </w:ins>
      <w:ins w:id="270" w:author="Xueliang Yang" w:date="2020-08-23T19:21:00Z">
        <w:r w:rsidR="00DE5AD6" w:rsidRPr="00CA7E28">
          <w:rPr>
            <w:rFonts w:ascii="Times New Roman" w:hAnsi="Times New Roman" w:cs="Times New Roman"/>
            <w:color w:val="FF0000"/>
            <w:rPrChange w:id="271" w:author="Xueliang Yang" w:date="2020-08-23T19:32:00Z">
              <w:rPr>
                <w:rFonts w:ascii="Times New Roman" w:hAnsi="Times New Roman" w:cs="Times New Roman"/>
              </w:rPr>
            </w:rPrChange>
          </w:rPr>
          <w:t>always</w:t>
        </w:r>
      </w:ins>
      <w:ins w:id="272" w:author="Xueliang Yang" w:date="2020-08-23T17:35:00Z">
        <w:r w:rsidR="00432BB3" w:rsidRPr="00CA7E28">
          <w:rPr>
            <w:rFonts w:ascii="Times New Roman" w:hAnsi="Times New Roman" w:cs="Times New Roman"/>
            <w:color w:val="FF0000"/>
            <w:rPrChange w:id="273" w:author="Xueliang Yang" w:date="2020-08-23T19:32:00Z">
              <w:rPr>
                <w:rFonts w:ascii="Times New Roman" w:hAnsi="Times New Roman" w:cs="Times New Roman"/>
              </w:rPr>
            </w:rPrChange>
          </w:rPr>
          <w:t xml:space="preserve"> have time-shifting concerns</w:t>
        </w:r>
      </w:ins>
      <w:ins w:id="274" w:author="Xueliang Yang" w:date="2020-08-23T19:21:00Z">
        <w:r w:rsidR="00DE5AD6" w:rsidRPr="00CA7E28">
          <w:rPr>
            <w:rFonts w:ascii="Times New Roman" w:hAnsi="Times New Roman" w:cs="Times New Roman"/>
            <w:color w:val="FF0000"/>
            <w:rPrChange w:id="275" w:author="Xueliang Yang" w:date="2020-08-23T19:32:00Z">
              <w:rPr>
                <w:rFonts w:ascii="Times New Roman" w:hAnsi="Times New Roman" w:cs="Times New Roman"/>
              </w:rPr>
            </w:rPrChange>
          </w:rPr>
          <w:t xml:space="preserve"> caused by mixing and </w:t>
        </w:r>
      </w:ins>
      <w:ins w:id="276" w:author="Xueliang Yang" w:date="2020-08-23T19:30:00Z">
        <w:r w:rsidR="00CA7E28" w:rsidRPr="00CA7E28">
          <w:rPr>
            <w:rFonts w:ascii="Times New Roman" w:hAnsi="Times New Roman" w:cs="Times New Roman"/>
            <w:color w:val="FF0000"/>
            <w:rPrChange w:id="277" w:author="Xueliang Yang" w:date="2020-08-23T19:32:00Z">
              <w:rPr>
                <w:rFonts w:ascii="Times New Roman" w:hAnsi="Times New Roman" w:cs="Times New Roman"/>
              </w:rPr>
            </w:rPrChange>
          </w:rPr>
          <w:t>pre-ignition effect</w:t>
        </w:r>
      </w:ins>
      <w:ins w:id="278" w:author="Xueliang Yang" w:date="2020-08-23T19:31:00Z">
        <w:r w:rsidR="00CA7E28" w:rsidRPr="00CA7E28">
          <w:rPr>
            <w:rFonts w:ascii="Times New Roman" w:hAnsi="Times New Roman" w:cs="Times New Roman"/>
            <w:color w:val="FF0000"/>
            <w:rPrChange w:id="279" w:author="Xueliang Yang" w:date="2020-08-23T19:32:00Z">
              <w:rPr>
                <w:rFonts w:ascii="Times New Roman" w:hAnsi="Times New Roman" w:cs="Times New Roman"/>
              </w:rPr>
            </w:rPrChange>
          </w:rPr>
          <w:t>s</w:t>
        </w:r>
      </w:ins>
      <w:ins w:id="280" w:author="Xueliang Yang" w:date="2020-08-23T19:20:00Z">
        <w:r w:rsidR="00DE5AD6" w:rsidRPr="00CA7E28">
          <w:rPr>
            <w:rFonts w:ascii="Times New Roman" w:hAnsi="Times New Roman" w:cs="Times New Roman"/>
            <w:color w:val="FF0000"/>
            <w:rPrChange w:id="281" w:author="Xueliang Yang" w:date="2020-08-23T19:32:00Z">
              <w:rPr>
                <w:rFonts w:ascii="Times New Roman" w:hAnsi="Times New Roman" w:cs="Times New Roman"/>
              </w:rPr>
            </w:rPrChange>
          </w:rPr>
          <w:t>. Adding mor</w:t>
        </w:r>
      </w:ins>
      <w:ins w:id="282" w:author="Xueliang Yang" w:date="2020-08-23T19:31:00Z">
        <w:r w:rsidR="00CA7E28" w:rsidRPr="00CA7E28">
          <w:rPr>
            <w:rFonts w:ascii="Times New Roman" w:hAnsi="Times New Roman" w:cs="Times New Roman"/>
            <w:color w:val="FF0000"/>
            <w:rPrChange w:id="283" w:author="Xueliang Yang" w:date="2020-08-23T19:32:00Z">
              <w:rPr>
                <w:rFonts w:ascii="Times New Roman" w:hAnsi="Times New Roman" w:cs="Times New Roman"/>
              </w:rPr>
            </w:rPrChange>
          </w:rPr>
          <w:t>e here</w:t>
        </w:r>
      </w:ins>
      <w:ins w:id="284" w:author="Xueliang Yang" w:date="2020-08-23T17:34:00Z">
        <w:r w:rsidR="00432BB3" w:rsidRPr="00CA7E28">
          <w:rPr>
            <w:rFonts w:ascii="Times New Roman" w:hAnsi="Times New Roman" w:cs="Times New Roman"/>
            <w:color w:val="FF0000"/>
            <w:rPrChange w:id="285" w:author="Xueliang Yang" w:date="2020-08-23T19:32:00Z">
              <w:rPr>
                <w:rFonts w:ascii="Times New Roman" w:hAnsi="Times New Roman" w:cs="Times New Roman"/>
              </w:rPr>
            </w:rPrChange>
          </w:rPr>
          <w:t>)</w:t>
        </w:r>
      </w:ins>
      <w:ins w:id="286" w:author="Xueliang Yang" w:date="2020-08-23T17:35:00Z">
        <w:r w:rsidR="00432BB3" w:rsidRPr="00CA7E28">
          <w:rPr>
            <w:rFonts w:ascii="Times New Roman" w:hAnsi="Times New Roman" w:cs="Times New Roman"/>
            <w:color w:val="FF0000"/>
            <w:rPrChange w:id="287" w:author="Xueliang Yang" w:date="2020-08-23T19:32:00Z">
              <w:rPr>
                <w:rFonts w:ascii="Times New Roman" w:hAnsi="Times New Roman" w:cs="Times New Roman"/>
              </w:rPr>
            </w:rPrChange>
          </w:rPr>
          <w:t xml:space="preserve">. </w:t>
        </w:r>
      </w:ins>
      <w:ins w:id="288" w:author="Xueliang Yang" w:date="2020-08-23T19:32:00Z">
        <w:r w:rsidR="00CA7E28">
          <w:rPr>
            <w:rFonts w:ascii="Times New Roman" w:hAnsi="Times New Roman" w:cs="Times New Roman"/>
            <w:color w:val="FF0000"/>
          </w:rPr>
          <w:t>Generally speaking, optimization to ignition delay time and jet stirred reactor experiment often leading lead</w:t>
        </w:r>
      </w:ins>
      <w:ins w:id="289" w:author="Xueliang Yang" w:date="2020-08-23T19:33:00Z">
        <w:r w:rsidR="00CA7E28">
          <w:rPr>
            <w:rFonts w:ascii="Times New Roman" w:hAnsi="Times New Roman" w:cs="Times New Roman"/>
            <w:color w:val="FF0000"/>
          </w:rPr>
          <w:t>s to higher than real activity</w:t>
        </w:r>
      </w:ins>
      <w:ins w:id="290" w:author="Xueliang Yang" w:date="2020-08-23T19:34:00Z">
        <w:r w:rsidR="00CA7E28">
          <w:rPr>
            <w:rFonts w:ascii="Times New Roman" w:hAnsi="Times New Roman" w:cs="Times New Roman"/>
            <w:color w:val="FF0000"/>
          </w:rPr>
          <w:t>, while laminar flame speed</w:t>
        </w:r>
      </w:ins>
      <w:ins w:id="291" w:author="Xueliang Yang" w:date="2020-08-23T19:35:00Z">
        <w:r w:rsidR="00CA7E28">
          <w:rPr>
            <w:rFonts w:ascii="Times New Roman" w:hAnsi="Times New Roman" w:cs="Times New Roman"/>
            <w:color w:val="FF0000"/>
          </w:rPr>
          <w:t xml:space="preserve">s involves more </w:t>
        </w:r>
      </w:ins>
      <w:ins w:id="292" w:author="Xueliang Yang" w:date="2020-08-23T19:36:00Z">
        <w:r w:rsidR="00CA7E28">
          <w:rPr>
            <w:rFonts w:ascii="Times New Roman" w:hAnsi="Times New Roman" w:cs="Times New Roman"/>
            <w:color w:val="FF0000"/>
          </w:rPr>
          <w:t xml:space="preserve">uncertainty from </w:t>
        </w:r>
      </w:ins>
      <w:ins w:id="293" w:author="Xueliang Yang" w:date="2020-08-23T19:35:00Z">
        <w:r w:rsidR="00CA7E28">
          <w:rPr>
            <w:rFonts w:ascii="Times New Roman" w:hAnsi="Times New Roman" w:cs="Times New Roman"/>
            <w:color w:val="FF0000"/>
          </w:rPr>
          <w:t>fluid dynamics and transport (??)</w:t>
        </w:r>
      </w:ins>
      <w:ins w:id="294" w:author="Xueliang Yang" w:date="2020-08-23T19:33:00Z">
        <w:r w:rsidR="00CA7E28">
          <w:rPr>
            <w:rFonts w:ascii="Times New Roman" w:hAnsi="Times New Roman" w:cs="Times New Roman"/>
            <w:color w:val="FF0000"/>
          </w:rPr>
          <w:t xml:space="preserve"> </w:t>
        </w:r>
      </w:ins>
      <w:ins w:id="295" w:author="Xueliang Yang" w:date="2020-08-23T19:36:00Z">
        <w:r w:rsidR="00CA7E28">
          <w:rPr>
            <w:rFonts w:ascii="Times New Roman" w:hAnsi="Times New Roman" w:cs="Times New Roman"/>
            <w:color w:val="FF0000"/>
          </w:rPr>
          <w:t xml:space="preserve">and are not ideal </w:t>
        </w:r>
      </w:ins>
      <w:ins w:id="296" w:author="Xueliang Yang" w:date="2020-08-23T19:37:00Z">
        <w:r w:rsidR="00CA7E28">
          <w:rPr>
            <w:rFonts w:ascii="Times New Roman" w:hAnsi="Times New Roman" w:cs="Times New Roman"/>
            <w:color w:val="FF0000"/>
          </w:rPr>
          <w:t xml:space="preserve">to quantify the reaction rate coefficients at all. </w:t>
        </w:r>
      </w:ins>
      <w:ins w:id="297" w:author="Xueliang Yang" w:date="2020-08-23T20:03:00Z">
        <w:r w:rsidR="00400896">
          <w:rPr>
            <w:rFonts w:ascii="Times New Roman" w:hAnsi="Times New Roman" w:cs="Times New Roman"/>
            <w:color w:val="FF0000"/>
          </w:rPr>
          <w:t xml:space="preserve">(For Example, Hai Wang </w:t>
        </w:r>
      </w:ins>
      <w:ins w:id="298" w:author="Xueliang Yang" w:date="2020-08-23T20:06:00Z">
        <w:r w:rsidR="00823E81">
          <w:rPr>
            <w:rFonts w:ascii="Times New Roman" w:hAnsi="Times New Roman" w:cs="Times New Roman"/>
            <w:color w:val="FF0000"/>
          </w:rPr>
          <w:t>always</w:t>
        </w:r>
      </w:ins>
      <w:ins w:id="299" w:author="Xueliang Yang" w:date="2020-08-23T20:03:00Z">
        <w:r w:rsidR="00400896">
          <w:rPr>
            <w:rFonts w:ascii="Times New Roman" w:hAnsi="Times New Roman" w:cs="Times New Roman"/>
            <w:color w:val="FF0000"/>
          </w:rPr>
          <w:t xml:space="preserve"> optimizes his mechanism on f</w:t>
        </w:r>
      </w:ins>
      <w:ins w:id="300" w:author="Xueliang Yang" w:date="2020-08-23T20:04:00Z">
        <w:r w:rsidR="00400896">
          <w:rPr>
            <w:rFonts w:ascii="Times New Roman" w:hAnsi="Times New Roman" w:cs="Times New Roman"/>
            <w:color w:val="FF0000"/>
          </w:rPr>
          <w:t xml:space="preserve">lame speed </w:t>
        </w:r>
        <w:r w:rsidR="00823E81">
          <w:rPr>
            <w:rFonts w:ascii="Times New Roman" w:hAnsi="Times New Roman" w:cs="Times New Roman"/>
            <w:color w:val="FF0000"/>
          </w:rPr>
          <w:t xml:space="preserve">at equivalence ratio phi=0.7 and 1.3 which surely have much </w:t>
        </w:r>
      </w:ins>
      <w:ins w:id="301" w:author="Xueliang Yang" w:date="2020-08-23T20:05:00Z">
        <w:r w:rsidR="00823E81">
          <w:rPr>
            <w:rFonts w:ascii="Times New Roman" w:hAnsi="Times New Roman" w:cs="Times New Roman"/>
            <w:color w:val="FF0000"/>
          </w:rPr>
          <w:t>bigger</w:t>
        </w:r>
      </w:ins>
      <w:ins w:id="302" w:author="Xueliang Yang" w:date="2020-08-23T20:04:00Z">
        <w:r w:rsidR="00823E81">
          <w:rPr>
            <w:rFonts w:ascii="Times New Roman" w:hAnsi="Times New Roman" w:cs="Times New Roman"/>
            <w:color w:val="FF0000"/>
          </w:rPr>
          <w:t xml:space="preserve"> uncertainty than phi ~1.0</w:t>
        </w:r>
      </w:ins>
      <w:ins w:id="303" w:author="Xueliang Yang" w:date="2020-08-23T20:05:00Z">
        <w:r w:rsidR="00823E81">
          <w:rPr>
            <w:rFonts w:ascii="Times New Roman" w:hAnsi="Times New Roman" w:cs="Times New Roman"/>
            <w:color w:val="FF0000"/>
          </w:rPr>
          <w:t>. This is not going to be in the paper, but servers a simple to show the problem</w:t>
        </w:r>
      </w:ins>
      <w:ins w:id="304" w:author="Xueliang Yang" w:date="2020-08-23T20:03:00Z">
        <w:r w:rsidR="00400896">
          <w:rPr>
            <w:rFonts w:ascii="Times New Roman" w:hAnsi="Times New Roman" w:cs="Times New Roman"/>
            <w:color w:val="FF0000"/>
          </w:rPr>
          <w:t>)</w:t>
        </w:r>
      </w:ins>
      <w:ins w:id="305" w:author="Xueliang Yang" w:date="2020-08-24T08:43:00Z">
        <w:r w:rsidR="00B64B59">
          <w:rPr>
            <w:rFonts w:ascii="Times New Roman" w:hAnsi="Times New Roman" w:cs="Times New Roman"/>
            <w:color w:val="FF0000"/>
          </w:rPr>
          <w:t>. Therefore, onl</w:t>
        </w:r>
      </w:ins>
      <w:ins w:id="306" w:author="Xueliang Yang" w:date="2020-08-24T08:44:00Z">
        <w:r w:rsidR="00B64B59">
          <w:rPr>
            <w:rFonts w:ascii="Times New Roman" w:hAnsi="Times New Roman" w:cs="Times New Roman"/>
            <w:color w:val="FF0000"/>
          </w:rPr>
          <w:t xml:space="preserve">y the time-history profile from shock tubes and flow reactors can be directly used to quantify the reaction rate. </w:t>
        </w:r>
      </w:ins>
      <w:ins w:id="307" w:author="Xueliang Yang" w:date="2020-08-23T19:38:00Z">
        <w:r w:rsidR="00CA7E28">
          <w:rPr>
            <w:rFonts w:ascii="Times New Roman" w:hAnsi="Times New Roman" w:cs="Times New Roman"/>
            <w:color w:val="FF0000"/>
          </w:rPr>
          <w:t xml:space="preserve">The second important drawback is that </w:t>
        </w:r>
      </w:ins>
      <w:ins w:id="308" w:author="Xueliang Yang" w:date="2020-08-23T19:55:00Z">
        <w:r w:rsidR="00400896">
          <w:rPr>
            <w:rFonts w:ascii="Times New Roman" w:hAnsi="Times New Roman" w:cs="Times New Roman"/>
            <w:color w:val="FF0000"/>
          </w:rPr>
          <w:t>reaction rate</w:t>
        </w:r>
      </w:ins>
      <w:ins w:id="309" w:author="Xueliang Yang" w:date="2020-08-23T19:38:00Z">
        <w:r w:rsidR="00CA7E28">
          <w:rPr>
            <w:rFonts w:ascii="Times New Roman" w:hAnsi="Times New Roman" w:cs="Times New Roman"/>
            <w:color w:val="FF0000"/>
          </w:rPr>
          <w:t xml:space="preserve"> uncertainty boundary used in the model is </w:t>
        </w:r>
      </w:ins>
      <w:ins w:id="310" w:author="Xueliang Yang" w:date="2020-08-23T19:54:00Z">
        <w:r w:rsidR="00400896">
          <w:rPr>
            <w:rFonts w:ascii="Times New Roman" w:hAnsi="Times New Roman" w:cs="Times New Roman"/>
            <w:color w:val="FF0000"/>
          </w:rPr>
          <w:t>empirical mainly based on author own experience</w:t>
        </w:r>
      </w:ins>
      <w:ins w:id="311" w:author="Xueliang Yang" w:date="2020-08-23T20:00:00Z">
        <w:r w:rsidR="00400896">
          <w:rPr>
            <w:rFonts w:ascii="Times New Roman" w:hAnsi="Times New Roman" w:cs="Times New Roman"/>
            <w:color w:val="FF0000"/>
          </w:rPr>
          <w:t>,</w:t>
        </w:r>
      </w:ins>
      <w:ins w:id="312" w:author="Xueliang Yang" w:date="2020-08-23T19:55:00Z">
        <w:r w:rsidR="00400896">
          <w:rPr>
            <w:rFonts w:ascii="Times New Roman" w:hAnsi="Times New Roman" w:cs="Times New Roman"/>
            <w:color w:val="FF0000"/>
          </w:rPr>
          <w:t xml:space="preserve"> and many r</w:t>
        </w:r>
      </w:ins>
      <w:ins w:id="313" w:author="Xueliang Yang" w:date="2020-08-23T19:58:00Z">
        <w:r w:rsidR="00400896">
          <w:rPr>
            <w:rFonts w:ascii="Times New Roman" w:hAnsi="Times New Roman" w:cs="Times New Roman"/>
            <w:color w:val="FF0000"/>
          </w:rPr>
          <w:t>ates</w:t>
        </w:r>
      </w:ins>
      <w:ins w:id="314" w:author="Xueliang Yang" w:date="2020-08-23T19:55:00Z">
        <w:r w:rsidR="00400896">
          <w:rPr>
            <w:rFonts w:ascii="Times New Roman" w:hAnsi="Times New Roman" w:cs="Times New Roman"/>
            <w:color w:val="FF0000"/>
          </w:rPr>
          <w:t xml:space="preserve"> </w:t>
        </w:r>
      </w:ins>
      <w:ins w:id="315" w:author="Xueliang Yang" w:date="2020-08-23T19:59:00Z">
        <w:r w:rsidR="00400896">
          <w:rPr>
            <w:rFonts w:ascii="Times New Roman" w:hAnsi="Times New Roman" w:cs="Times New Roman"/>
            <w:color w:val="FF0000"/>
          </w:rPr>
          <w:t xml:space="preserve">were given purely based on well-educated guess with </w:t>
        </w:r>
      </w:ins>
      <w:ins w:id="316" w:author="Xueliang Yang" w:date="2020-08-23T19:58:00Z">
        <w:r w:rsidR="00400896">
          <w:rPr>
            <w:rFonts w:ascii="Times New Roman" w:hAnsi="Times New Roman" w:cs="Times New Roman"/>
            <w:color w:val="FF0000"/>
          </w:rPr>
          <w:t>no experimental measuremen</w:t>
        </w:r>
      </w:ins>
      <w:ins w:id="317" w:author="Xueliang Yang" w:date="2020-08-23T19:59:00Z">
        <w:r w:rsidR="00400896">
          <w:rPr>
            <w:rFonts w:ascii="Times New Roman" w:hAnsi="Times New Roman" w:cs="Times New Roman"/>
            <w:color w:val="FF0000"/>
          </w:rPr>
          <w:t xml:space="preserve">t or </w:t>
        </w:r>
      </w:ins>
      <w:ins w:id="318" w:author="Xueliang Yang" w:date="2020-08-23T20:00:00Z">
        <w:r w:rsidR="00400896">
          <w:rPr>
            <w:rFonts w:ascii="Times New Roman" w:hAnsi="Times New Roman" w:cs="Times New Roman"/>
            <w:color w:val="FF0000"/>
          </w:rPr>
          <w:t>high-level</w:t>
        </w:r>
      </w:ins>
      <w:ins w:id="319" w:author="Xueliang Yang" w:date="2020-08-23T19:59:00Z">
        <w:r w:rsidR="00400896">
          <w:rPr>
            <w:rFonts w:ascii="Times New Roman" w:hAnsi="Times New Roman" w:cs="Times New Roman"/>
            <w:color w:val="FF0000"/>
          </w:rPr>
          <w:t xml:space="preserve"> quantum chemistry theoretical estimation.</w:t>
        </w:r>
      </w:ins>
      <w:ins w:id="320" w:author="Xueliang Yang" w:date="2020-08-23T20:00:00Z">
        <w:r w:rsidR="00400896">
          <w:rPr>
            <w:rFonts w:ascii="Times New Roman" w:hAnsi="Times New Roman" w:cs="Times New Roman"/>
            <w:color w:val="FF0000"/>
          </w:rPr>
          <w:t xml:space="preserve"> </w:t>
        </w:r>
      </w:ins>
      <w:ins w:id="321" w:author="Xueliang Yang" w:date="2020-08-23T20:02:00Z">
        <w:r w:rsidR="00400896">
          <w:rPr>
            <w:rFonts w:ascii="Times New Roman" w:hAnsi="Times New Roman" w:cs="Times New Roman"/>
            <w:color w:val="FF0000"/>
          </w:rPr>
          <w:t>The optimization on such h</w:t>
        </w:r>
      </w:ins>
      <w:ins w:id="322" w:author="Xueliang Yang" w:date="2020-08-23T20:03:00Z">
        <w:r w:rsidR="00400896">
          <w:rPr>
            <w:rFonts w:ascii="Times New Roman" w:hAnsi="Times New Roman" w:cs="Times New Roman"/>
            <w:color w:val="FF0000"/>
          </w:rPr>
          <w:t xml:space="preserve">igh dimensional </w:t>
        </w:r>
      </w:ins>
      <w:ins w:id="323" w:author="Xueliang Yang" w:date="2020-08-23T20:07:00Z">
        <w:r w:rsidR="00823E81">
          <w:rPr>
            <w:rFonts w:ascii="Times New Roman" w:hAnsi="Times New Roman" w:cs="Times New Roman"/>
            <w:color w:val="FF0000"/>
          </w:rPr>
          <w:t xml:space="preserve">model </w:t>
        </w:r>
      </w:ins>
      <w:ins w:id="324" w:author="Xueliang Yang" w:date="2020-08-23T20:02:00Z">
        <w:r w:rsidR="00400896">
          <w:rPr>
            <w:rFonts w:ascii="Times New Roman" w:hAnsi="Times New Roman" w:cs="Times New Roman"/>
            <w:color w:val="FF0000"/>
          </w:rPr>
          <w:t xml:space="preserve">could </w:t>
        </w:r>
      </w:ins>
      <w:ins w:id="325" w:author="Xueliang Yang" w:date="2020-08-23T20:07:00Z">
        <w:r w:rsidR="00823E81">
          <w:rPr>
            <w:rFonts w:ascii="Times New Roman" w:hAnsi="Times New Roman" w:cs="Times New Roman"/>
            <w:color w:val="FF0000"/>
          </w:rPr>
          <w:t xml:space="preserve">lead to </w:t>
        </w:r>
      </w:ins>
      <w:ins w:id="326" w:author="Xueliang Yang" w:date="2020-08-23T20:08:00Z">
        <w:r w:rsidR="00823E81">
          <w:rPr>
            <w:rFonts w:ascii="Times New Roman" w:hAnsi="Times New Roman" w:cs="Times New Roman"/>
            <w:color w:val="FF0000"/>
          </w:rPr>
          <w:t xml:space="preserve">disastrous results if </w:t>
        </w:r>
      </w:ins>
      <w:ins w:id="327" w:author="Xueliang Yang" w:date="2020-08-23T20:09:00Z">
        <w:r w:rsidR="00823E81">
          <w:rPr>
            <w:rFonts w:ascii="Times New Roman" w:hAnsi="Times New Roman" w:cs="Times New Roman"/>
            <w:color w:val="FF0000"/>
          </w:rPr>
          <w:t>sensitivity analysis on particular reaction</w:t>
        </w:r>
      </w:ins>
      <w:ins w:id="328" w:author="Xueliang Yang" w:date="2020-08-23T20:10:00Z">
        <w:r w:rsidR="00823E81">
          <w:rPr>
            <w:rFonts w:ascii="Times New Roman" w:hAnsi="Times New Roman" w:cs="Times New Roman"/>
            <w:color w:val="FF0000"/>
          </w:rPr>
          <w:t>s</w:t>
        </w:r>
      </w:ins>
      <w:ins w:id="329" w:author="Xueliang Yang" w:date="2020-08-23T20:09:00Z">
        <w:r w:rsidR="00823E81">
          <w:rPr>
            <w:rFonts w:ascii="Times New Roman" w:hAnsi="Times New Roman" w:cs="Times New Roman"/>
            <w:color w:val="FF0000"/>
          </w:rPr>
          <w:t xml:space="preserve"> </w:t>
        </w:r>
      </w:ins>
      <w:ins w:id="330" w:author="Xueliang Yang" w:date="2020-08-23T20:10:00Z">
        <w:r w:rsidR="00823E81">
          <w:rPr>
            <w:rFonts w:ascii="Times New Roman" w:hAnsi="Times New Roman" w:cs="Times New Roman"/>
            <w:color w:val="FF0000"/>
          </w:rPr>
          <w:t>are</w:t>
        </w:r>
      </w:ins>
      <w:ins w:id="331" w:author="Xueliang Yang" w:date="2020-08-23T20:09:00Z">
        <w:r w:rsidR="00823E81">
          <w:rPr>
            <w:rFonts w:ascii="Times New Roman" w:hAnsi="Times New Roman" w:cs="Times New Roman"/>
            <w:color w:val="FF0000"/>
          </w:rPr>
          <w:t xml:space="preserve"> not significant but the rate</w:t>
        </w:r>
      </w:ins>
      <w:ins w:id="332" w:author="Xueliang Yang" w:date="2020-08-23T20:10:00Z">
        <w:r w:rsidR="00823E81">
          <w:rPr>
            <w:rFonts w:ascii="Times New Roman" w:hAnsi="Times New Roman" w:cs="Times New Roman"/>
            <w:color w:val="FF0000"/>
          </w:rPr>
          <w:t>s</w:t>
        </w:r>
      </w:ins>
      <w:ins w:id="333" w:author="Xueliang Yang" w:date="2020-08-23T20:09:00Z">
        <w:r w:rsidR="00823E81">
          <w:rPr>
            <w:rFonts w:ascii="Times New Roman" w:hAnsi="Times New Roman" w:cs="Times New Roman"/>
            <w:color w:val="FF0000"/>
          </w:rPr>
          <w:t xml:space="preserve"> actually are off by </w:t>
        </w:r>
      </w:ins>
      <w:ins w:id="334" w:author="Xueliang Yang" w:date="2020-08-23T20:10:00Z">
        <w:r w:rsidR="00823E81">
          <w:rPr>
            <w:rFonts w:ascii="Times New Roman" w:hAnsi="Times New Roman" w:cs="Times New Roman"/>
            <w:color w:val="FF0000"/>
          </w:rPr>
          <w:t>o</w:t>
        </w:r>
      </w:ins>
      <w:ins w:id="335" w:author="Xueliang Yang" w:date="2020-08-23T20:11:00Z">
        <w:r w:rsidR="00823E81">
          <w:rPr>
            <w:rFonts w:ascii="Times New Roman" w:hAnsi="Times New Roman" w:cs="Times New Roman"/>
            <w:color w:val="FF0000"/>
          </w:rPr>
          <w:t>r</w:t>
        </w:r>
      </w:ins>
      <w:ins w:id="336" w:author="Xueliang Yang" w:date="2020-08-23T20:10:00Z">
        <w:r w:rsidR="00823E81">
          <w:rPr>
            <w:rFonts w:ascii="Times New Roman" w:hAnsi="Times New Roman" w:cs="Times New Roman"/>
            <w:color w:val="FF0000"/>
          </w:rPr>
          <w:t xml:space="preserve">der(s) of magnitude. </w:t>
        </w:r>
      </w:ins>
      <w:ins w:id="337" w:author="Xueliang Yang" w:date="2020-08-24T08:45:00Z">
        <w:r w:rsidR="00B64B59">
          <w:rPr>
            <w:rFonts w:ascii="Times New Roman" w:hAnsi="Times New Roman" w:cs="Times New Roman"/>
            <w:color w:val="FF0000"/>
          </w:rPr>
          <w:t xml:space="preserve"> Third possible drawback is </w:t>
        </w:r>
      </w:ins>
      <w:ins w:id="338" w:author="Xueliang Yang" w:date="2020-08-24T09:00:00Z">
        <w:r w:rsidR="00A858B7">
          <w:rPr>
            <w:rFonts w:ascii="Times New Roman" w:hAnsi="Times New Roman" w:cs="Times New Roman"/>
            <w:color w:val="FF0000"/>
          </w:rPr>
          <w:t>that</w:t>
        </w:r>
      </w:ins>
      <w:ins w:id="339" w:author="Xueliang Yang" w:date="2020-08-24T08:50:00Z">
        <w:r w:rsidR="001943F9">
          <w:rPr>
            <w:rFonts w:ascii="Times New Roman" w:hAnsi="Times New Roman" w:cs="Times New Roman"/>
            <w:color w:val="FF0000"/>
          </w:rPr>
          <w:t xml:space="preserve"> the optimization target</w:t>
        </w:r>
      </w:ins>
      <w:ins w:id="340" w:author="Xueliang Yang" w:date="2020-08-24T08:55:00Z">
        <w:r w:rsidR="001943F9">
          <w:rPr>
            <w:rFonts w:ascii="Times New Roman" w:hAnsi="Times New Roman" w:cs="Times New Roman"/>
            <w:color w:val="FF0000"/>
          </w:rPr>
          <w:t>s</w:t>
        </w:r>
      </w:ins>
      <w:ins w:id="341" w:author="Xueliang Yang" w:date="2020-08-24T09:00:00Z">
        <w:r w:rsidR="00A858B7">
          <w:rPr>
            <w:rFonts w:ascii="Times New Roman" w:hAnsi="Times New Roman" w:cs="Times New Roman"/>
            <w:color w:val="FF0000"/>
          </w:rPr>
          <w:t xml:space="preserve"> can be biased</w:t>
        </w:r>
      </w:ins>
      <w:ins w:id="342" w:author="Xueliang Yang" w:date="2020-08-24T09:01:00Z">
        <w:r w:rsidR="00A858B7">
          <w:rPr>
            <w:rFonts w:ascii="Times New Roman" w:hAnsi="Times New Roman" w:cs="Times New Roman"/>
            <w:color w:val="FF0000"/>
          </w:rPr>
          <w:t>. (need find a proper way to expand this claim)</w:t>
        </w:r>
      </w:ins>
    </w:p>
    <w:p w14:paraId="5402C2B8" w14:textId="2CB868DC" w:rsidR="00AF77F2" w:rsidRPr="00734652" w:rsidDel="00734652" w:rsidRDefault="00823E81" w:rsidP="00734652">
      <w:pPr>
        <w:spacing w:line="480" w:lineRule="auto"/>
        <w:ind w:firstLine="720"/>
        <w:jc w:val="both"/>
        <w:rPr>
          <w:del w:id="343" w:author="Xueliang Yang" w:date="2020-08-23T20:42:00Z"/>
          <w:rFonts w:ascii="Times New Roman" w:hAnsi="Times New Roman" w:cs="Times New Roman"/>
          <w:color w:val="FF0000"/>
          <w:rPrChange w:id="344" w:author="Xueliang Yang" w:date="2020-08-23T20:38:00Z">
            <w:rPr>
              <w:del w:id="345" w:author="Xueliang Yang" w:date="2020-08-23T20:42:00Z"/>
              <w:rFonts w:ascii="Times New Roman" w:hAnsi="Times New Roman" w:cs="Times New Roman"/>
            </w:rPr>
          </w:rPrChange>
        </w:rPr>
      </w:pPr>
      <w:ins w:id="346" w:author="Xueliang Yang" w:date="2020-08-23T20:10:00Z">
        <w:r>
          <w:rPr>
            <w:rFonts w:ascii="Times New Roman" w:hAnsi="Times New Roman" w:cs="Times New Roman"/>
            <w:color w:val="FF0000"/>
          </w:rPr>
          <w:t>Therefore, we</w:t>
        </w:r>
      </w:ins>
      <w:ins w:id="347" w:author="Xueliang Yang" w:date="2020-08-23T20:38:00Z">
        <w:r w:rsidR="00734652">
          <w:rPr>
            <w:rFonts w:ascii="Times New Roman" w:hAnsi="Times New Roman" w:cs="Times New Roman"/>
            <w:color w:val="FF0000"/>
          </w:rPr>
          <w:t xml:space="preserve"> feel there is a need </w:t>
        </w:r>
      </w:ins>
      <w:del w:id="348" w:author="Xueliang Yang" w:date="2020-08-23T20:38:00Z">
        <w:r w:rsidR="00AF77F2" w:rsidDel="00734652">
          <w:rPr>
            <w:rFonts w:ascii="Times New Roman" w:hAnsi="Times New Roman" w:cs="Times New Roman"/>
          </w:rPr>
          <w:delText>Compared to resolve inverse problem, a</w:delText>
        </w:r>
        <w:r w:rsidR="00AF77F2" w:rsidRPr="00804471" w:rsidDel="00734652">
          <w:rPr>
            <w:rFonts w:ascii="Times New Roman" w:hAnsi="Times New Roman" w:cs="Times New Roman"/>
          </w:rPr>
          <w:delText xml:space="preserve"> better approach</w:delText>
        </w:r>
        <w:r w:rsidR="00AF77F2" w:rsidDel="00734652">
          <w:rPr>
            <w:rFonts w:ascii="Times New Roman" w:hAnsi="Times New Roman" w:cs="Times New Roman"/>
          </w:rPr>
          <w:delText xml:space="preserve"> of model optimization </w:delText>
        </w:r>
        <w:r w:rsidR="00AF77F2" w:rsidRPr="00804471" w:rsidDel="00734652">
          <w:rPr>
            <w:rFonts w:ascii="Times New Roman" w:hAnsi="Times New Roman" w:cs="Times New Roman"/>
          </w:rPr>
          <w:delText xml:space="preserve">is </w:delText>
        </w:r>
      </w:del>
      <w:r w:rsidR="00AF77F2" w:rsidRPr="00804471">
        <w:rPr>
          <w:rFonts w:ascii="Times New Roman" w:hAnsi="Times New Roman" w:cs="Times New Roman"/>
        </w:rPr>
        <w:t xml:space="preserve">to </w:t>
      </w:r>
      <w:ins w:id="349" w:author="Xueliang Yang" w:date="2020-08-23T20:39:00Z">
        <w:r w:rsidR="00734652">
          <w:rPr>
            <w:rFonts w:ascii="Times New Roman" w:hAnsi="Times New Roman" w:cs="Times New Roman"/>
          </w:rPr>
          <w:t xml:space="preserve">develop a </w:t>
        </w:r>
      </w:ins>
      <w:ins w:id="350" w:author="Xueliang Yang" w:date="2020-08-23T20:40:00Z">
        <w:r w:rsidR="00734652">
          <w:rPr>
            <w:rFonts w:ascii="Times New Roman" w:hAnsi="Times New Roman" w:cs="Times New Roman"/>
          </w:rPr>
          <w:t xml:space="preserve">more </w:t>
        </w:r>
      </w:ins>
      <w:ins w:id="351" w:author="Xueliang Yang" w:date="2020-08-23T20:39:00Z">
        <w:r w:rsidR="00734652">
          <w:rPr>
            <w:rFonts w:ascii="Times New Roman" w:hAnsi="Times New Roman" w:cs="Times New Roman"/>
          </w:rPr>
          <w:t xml:space="preserve">robust methodology </w:t>
        </w:r>
      </w:ins>
      <w:del w:id="352" w:author="Xueliang Yang" w:date="2020-08-23T20:39:00Z">
        <w:r w:rsidR="00AF77F2" w:rsidRPr="00804471" w:rsidDel="00734652">
          <w:rPr>
            <w:rFonts w:ascii="Times New Roman" w:hAnsi="Times New Roman" w:cs="Times New Roman"/>
          </w:rPr>
          <w:delText>carefully</w:delText>
        </w:r>
      </w:del>
      <w:ins w:id="353" w:author="Xueliang Yang" w:date="2020-08-23T20:39:00Z">
        <w:r w:rsidR="00734652">
          <w:rPr>
            <w:rFonts w:ascii="Times New Roman" w:hAnsi="Times New Roman" w:cs="Times New Roman"/>
          </w:rPr>
          <w:t>of</w:t>
        </w:r>
      </w:ins>
      <w:r w:rsidR="00AF77F2" w:rsidRPr="00804471">
        <w:rPr>
          <w:rFonts w:ascii="Times New Roman" w:hAnsi="Times New Roman" w:cs="Times New Roman"/>
        </w:rPr>
        <w:t xml:space="preserve"> </w:t>
      </w:r>
      <w:ins w:id="354" w:author="Xueliang Yang" w:date="2020-08-23T20:40:00Z">
        <w:r w:rsidR="00734652">
          <w:rPr>
            <w:rFonts w:ascii="Times New Roman" w:hAnsi="Times New Roman" w:cs="Times New Roman"/>
          </w:rPr>
          <w:t xml:space="preserve">evaluating </w:t>
        </w:r>
      </w:ins>
      <w:ins w:id="355" w:author="Xueliang Yang" w:date="2020-08-23T20:42:00Z">
        <w:r w:rsidR="00734652">
          <w:rPr>
            <w:rFonts w:ascii="Times New Roman" w:hAnsi="Times New Roman" w:cs="Times New Roman"/>
          </w:rPr>
          <w:t xml:space="preserve">the values </w:t>
        </w:r>
      </w:ins>
      <w:ins w:id="356" w:author="Xueliang Yang" w:date="2020-08-23T20:40:00Z">
        <w:r w:rsidR="00734652">
          <w:rPr>
            <w:rFonts w:ascii="Times New Roman" w:hAnsi="Times New Roman" w:cs="Times New Roman"/>
          </w:rPr>
          <w:t xml:space="preserve">and </w:t>
        </w:r>
      </w:ins>
      <w:r w:rsidR="00AF77F2" w:rsidRPr="00804471">
        <w:rPr>
          <w:rFonts w:ascii="Times New Roman" w:hAnsi="Times New Roman" w:cs="Times New Roman"/>
        </w:rPr>
        <w:t>quantify</w:t>
      </w:r>
      <w:ins w:id="357" w:author="Xueliang Yang" w:date="2020-08-23T20:39:00Z">
        <w:r w:rsidR="00734652">
          <w:rPr>
            <w:rFonts w:ascii="Times New Roman" w:hAnsi="Times New Roman" w:cs="Times New Roman"/>
          </w:rPr>
          <w:t>ing</w:t>
        </w:r>
      </w:ins>
      <w:r w:rsidR="00AF77F2" w:rsidRPr="00804471">
        <w:rPr>
          <w:rFonts w:ascii="Times New Roman" w:hAnsi="Times New Roman" w:cs="Times New Roman"/>
        </w:rPr>
        <w:t xml:space="preserve"> the uncertainty of each component in the mechanism</w:t>
      </w:r>
      <w:ins w:id="358" w:author="Xueliang Yang" w:date="2020-08-23T20:41:00Z">
        <w:r w:rsidR="00734652">
          <w:rPr>
            <w:rFonts w:ascii="Times New Roman" w:hAnsi="Times New Roman" w:cs="Times New Roman"/>
          </w:rPr>
          <w:t xml:space="preserve"> </w:t>
        </w:r>
      </w:ins>
      <w:ins w:id="359" w:author="Xueliang Yang" w:date="2020-08-23T20:42:00Z">
        <w:r w:rsidR="00734652">
          <w:rPr>
            <w:rFonts w:ascii="Times New Roman" w:hAnsi="Times New Roman" w:cs="Times New Roman"/>
          </w:rPr>
          <w:t>in order to avoid the aforementioned issues</w:t>
        </w:r>
      </w:ins>
      <w:ins w:id="360" w:author="Xueliang Yang" w:date="2020-08-23T20:41:00Z">
        <w:r w:rsidR="00734652">
          <w:rPr>
            <w:rFonts w:ascii="Times New Roman" w:hAnsi="Times New Roman" w:cs="Times New Roman"/>
          </w:rPr>
          <w:t>.</w:t>
        </w:r>
      </w:ins>
      <w:del w:id="361" w:author="Xueliang Yang" w:date="2020-08-23T20:41:00Z">
        <w:r w:rsidR="00AF77F2" w:rsidRPr="00804471" w:rsidDel="00734652">
          <w:rPr>
            <w:rFonts w:ascii="Times New Roman" w:hAnsi="Times New Roman" w:cs="Times New Roman"/>
          </w:rPr>
          <w:delText xml:space="preserve"> </w:delText>
        </w:r>
      </w:del>
      <w:moveFromRangeStart w:id="362" w:author="Xueliang Yang" w:date="2020-08-23T20:41:00Z" w:name="move49107678"/>
      <w:moveFrom w:id="363" w:author="Xueliang Yang" w:date="2020-08-23T20:41:00Z">
        <w:r w:rsidR="00AF77F2" w:rsidRPr="00804471" w:rsidDel="00734652">
          <w:rPr>
            <w:rFonts w:ascii="Times New Roman" w:hAnsi="Times New Roman" w:cs="Times New Roman"/>
          </w:rPr>
          <w:t>and find out the biggest contributor to the model uncertainty, i.e., the one which has the largest uncertainty times sensitivity, namely weighted sensitivity</w:t>
        </w:r>
        <w:r w:rsidR="00AF77F2" w:rsidDel="00734652">
          <w:rPr>
            <w:rFonts w:ascii="Times New Roman" w:hAnsi="Times New Roman" w:cs="Times New Roman"/>
          </w:rPr>
          <w:t xml:space="preserve">. </w:t>
        </w:r>
        <w:r w:rsidR="00AF77F2" w:rsidRPr="00804471" w:rsidDel="00734652">
          <w:rPr>
            <w:rFonts w:ascii="Times New Roman" w:hAnsi="Times New Roman" w:cs="Times New Roman"/>
          </w:rPr>
          <w:t xml:space="preserve">One then can use the aid of theoretical calculations or different experimental sources to refine the uncertainty of this component. With the iterative process, the uncertainty of the model prediction can be minimized by </w:t>
        </w:r>
        <w:r w:rsidR="00C00E7C" w:rsidDel="00734652">
          <w:rPr>
            <w:rFonts w:ascii="Times New Roman" w:hAnsi="Times New Roman" w:cs="Times New Roman"/>
          </w:rPr>
          <w:t xml:space="preserve">such </w:t>
        </w:r>
        <w:r w:rsidR="00AF77F2" w:rsidRPr="00804471" w:rsidDel="00734652">
          <w:rPr>
            <w:rFonts w:ascii="Times New Roman" w:hAnsi="Times New Roman" w:cs="Times New Roman"/>
          </w:rPr>
          <w:t xml:space="preserve">careful evaluation of </w:t>
        </w:r>
        <w:r w:rsidR="00A8372D" w:rsidDel="00734652">
          <w:rPr>
            <w:rFonts w:ascii="Times New Roman" w:hAnsi="Times New Roman" w:cs="Times New Roman"/>
          </w:rPr>
          <w:t>components</w:t>
        </w:r>
        <w:r w:rsidR="00673E45" w:rsidDel="00734652">
          <w:rPr>
            <w:rFonts w:ascii="Times New Roman" w:hAnsi="Times New Roman" w:cs="Times New Roman"/>
          </w:rPr>
          <w:t xml:space="preserve"> </w:t>
        </w:r>
        <w:r w:rsidR="00AF77F2" w:rsidRPr="00804471" w:rsidDel="00734652">
          <w:rPr>
            <w:rFonts w:ascii="Times New Roman" w:hAnsi="Times New Roman" w:cs="Times New Roman"/>
          </w:rPr>
          <w:t>with larger weighed sensitivity.</w:t>
        </w:r>
      </w:moveFrom>
      <w:moveFromRangeEnd w:id="362"/>
    </w:p>
    <w:p w14:paraId="503A6A2F" w14:textId="77777777" w:rsidR="00B64B59" w:rsidRDefault="00734652" w:rsidP="00DF2310">
      <w:pPr>
        <w:spacing w:line="480" w:lineRule="auto"/>
        <w:ind w:firstLine="720"/>
        <w:jc w:val="both"/>
        <w:rPr>
          <w:ins w:id="364" w:author="Xueliang Yang" w:date="2020-08-24T08:38:00Z"/>
          <w:rStyle w:val="fontstyle01"/>
          <w:i/>
          <w:iCs/>
          <w:color w:val="auto"/>
          <w:sz w:val="24"/>
          <w:szCs w:val="24"/>
        </w:rPr>
      </w:pPr>
      <w:ins w:id="365" w:author="Xueliang Yang" w:date="2020-08-23T20:42:00Z">
        <w:r>
          <w:rPr>
            <w:rFonts w:ascii="Times New Roman" w:hAnsi="Times New Roman" w:cs="Times New Roman"/>
          </w:rPr>
          <w:t xml:space="preserve"> </w:t>
        </w:r>
      </w:ins>
      <w:ins w:id="366" w:author="Xueliang Yang" w:date="2020-08-23T20:49:00Z">
        <w:r w:rsidR="00612FC8">
          <w:rPr>
            <w:rFonts w:ascii="Times New Roman" w:hAnsi="Times New Roman" w:cs="Times New Roman"/>
          </w:rPr>
          <w:t xml:space="preserve">The </w:t>
        </w:r>
      </w:ins>
      <w:ins w:id="367" w:author="Xueliang Yang" w:date="2020-08-23T20:51:00Z">
        <w:r w:rsidR="00612FC8">
          <w:rPr>
            <w:rFonts w:ascii="Times New Roman" w:hAnsi="Times New Roman" w:cs="Times New Roman"/>
          </w:rPr>
          <w:t>thermochemical parameters</w:t>
        </w:r>
      </w:ins>
      <w:ins w:id="368" w:author="Xueliang Yang" w:date="2020-08-23T20:52:00Z">
        <w:r w:rsidR="00612FC8">
          <w:rPr>
            <w:rFonts w:ascii="Times New Roman" w:hAnsi="Times New Roman" w:cs="Times New Roman"/>
          </w:rPr>
          <w:t xml:space="preserve"> of the</w:t>
        </w:r>
      </w:ins>
      <w:ins w:id="369" w:author="Xueliang Yang" w:date="2020-08-23T20:51:00Z">
        <w:r w:rsidR="00612FC8">
          <w:rPr>
            <w:rFonts w:ascii="Times New Roman" w:hAnsi="Times New Roman" w:cs="Times New Roman"/>
          </w:rPr>
          <w:t xml:space="preserve"> species </w:t>
        </w:r>
        <w:r w:rsidR="00612FC8" w:rsidRPr="00804471">
          <w:rPr>
            <w:rFonts w:ascii="Times New Roman" w:hAnsi="Times New Roman" w:cs="Times New Roman"/>
          </w:rPr>
          <w:t>is believed to have least uncertainty to contribute to model performance</w:t>
        </w:r>
        <w:r w:rsidR="00612FC8">
          <w:rPr>
            <w:rFonts w:ascii="Times New Roman" w:hAnsi="Times New Roman" w:cs="Times New Roman"/>
          </w:rPr>
          <w:t xml:space="preserve"> </w:t>
        </w:r>
      </w:ins>
      <w:ins w:id="370" w:author="Xueliang Yang" w:date="2020-08-23T20:52:00Z">
        <w:r w:rsidR="00612FC8">
          <w:rPr>
            <w:rFonts w:ascii="Times New Roman" w:hAnsi="Times New Roman" w:cs="Times New Roman"/>
          </w:rPr>
          <w:t xml:space="preserve">due to successful application </w:t>
        </w:r>
        <w:r w:rsidR="00612FC8" w:rsidRPr="003253E7">
          <w:rPr>
            <w:rFonts w:ascii="Times New Roman" w:hAnsi="Times New Roman" w:cs="Times New Roman"/>
            <w:rPrChange w:id="371" w:author="Xueliang Yang" w:date="2020-08-23T21:22:00Z">
              <w:rPr>
                <w:rFonts w:ascii="Times New Roman" w:hAnsi="Times New Roman" w:cs="Times New Roman"/>
              </w:rPr>
            </w:rPrChange>
          </w:rPr>
          <w:t xml:space="preserve">of </w:t>
        </w:r>
      </w:ins>
      <w:del w:id="372" w:author="Xueliang Yang" w:date="2020-08-23T20:51:00Z">
        <w:r w:rsidR="00866B04" w:rsidRPr="003253E7" w:rsidDel="00612FC8">
          <w:rPr>
            <w:rFonts w:ascii="Times New Roman" w:hAnsi="Times New Roman" w:cs="Times New Roman"/>
            <w:rPrChange w:id="373" w:author="Xueliang Yang" w:date="2020-08-23T21:22:00Z">
              <w:rPr>
                <w:rFonts w:ascii="Times New Roman" w:hAnsi="Times New Roman" w:cs="Times New Roman"/>
              </w:rPr>
            </w:rPrChange>
          </w:rPr>
          <w:delText xml:space="preserve">Thermochemistry </w:delText>
        </w:r>
      </w:del>
      <w:del w:id="374" w:author="Xueliang Yang" w:date="2020-08-23T20:52:00Z">
        <w:r w:rsidR="00866B04" w:rsidRPr="003253E7" w:rsidDel="00612FC8">
          <w:rPr>
            <w:rFonts w:ascii="Times New Roman" w:hAnsi="Times New Roman" w:cs="Times New Roman"/>
            <w:rPrChange w:id="375" w:author="Xueliang Yang" w:date="2020-08-23T21:22:00Z">
              <w:rPr>
                <w:rFonts w:ascii="Times New Roman" w:hAnsi="Times New Roman" w:cs="Times New Roman"/>
              </w:rPr>
            </w:rPrChange>
          </w:rPr>
          <w:delText xml:space="preserve">has been evolved so much </w:delText>
        </w:r>
      </w:del>
      <w:ins w:id="376" w:author="Xueliang Yang" w:date="2020-08-23T20:48:00Z">
        <w:r w:rsidR="00612FC8" w:rsidRPr="003253E7">
          <w:rPr>
            <w:rFonts w:ascii="Times New Roman" w:hAnsi="Times New Roman" w:cs="Times New Roman"/>
            <w:rPrChange w:id="377" w:author="Xueliang Yang" w:date="2020-08-23T21:22:00Z">
              <w:rPr/>
            </w:rPrChange>
          </w:rPr>
          <w:t>Active Thermochemical Tables (</w:t>
        </w:r>
        <w:proofErr w:type="spellStart"/>
        <w:r w:rsidR="00612FC8" w:rsidRPr="003253E7">
          <w:rPr>
            <w:rFonts w:ascii="Times New Roman" w:hAnsi="Times New Roman" w:cs="Times New Roman"/>
            <w:rPrChange w:id="378" w:author="Xueliang Yang" w:date="2020-08-23T21:22:00Z">
              <w:rPr/>
            </w:rPrChange>
          </w:rPr>
          <w:t>ATcT</w:t>
        </w:r>
        <w:proofErr w:type="spellEnd"/>
        <w:r w:rsidR="00612FC8" w:rsidRPr="003253E7">
          <w:rPr>
            <w:rFonts w:ascii="Times New Roman" w:hAnsi="Times New Roman" w:cs="Times New Roman"/>
            <w:rPrChange w:id="379" w:author="Xueliang Yang" w:date="2020-08-23T21:22:00Z">
              <w:rPr/>
            </w:rPrChange>
          </w:rPr>
          <w:t>) approach</w:t>
        </w:r>
        <w:r w:rsidR="00612FC8">
          <w:t xml:space="preserve"> </w:t>
        </w:r>
      </w:ins>
      <w:r w:rsidR="00866B04" w:rsidRPr="00804471">
        <w:rPr>
          <w:rFonts w:ascii="Times New Roman" w:hAnsi="Times New Roman" w:cs="Times New Roman"/>
        </w:rPr>
        <w:t>in the past years</w:t>
      </w:r>
      <w:ins w:id="380" w:author="Xueliang Yang" w:date="2020-08-23T20:53:00Z">
        <w:r w:rsidR="00612FC8">
          <w:rPr>
            <w:rFonts w:ascii="Times New Roman" w:hAnsi="Times New Roman" w:cs="Times New Roman"/>
          </w:rPr>
          <w:t xml:space="preserve"> </w:t>
        </w:r>
      </w:ins>
      <w:del w:id="381" w:author="Xueliang Yang" w:date="2020-08-23T20:52:00Z">
        <w:r w:rsidR="00866B04" w:rsidRPr="00804471" w:rsidDel="00612FC8">
          <w:rPr>
            <w:rFonts w:ascii="Times New Roman" w:hAnsi="Times New Roman" w:cs="Times New Roman"/>
          </w:rPr>
          <w:delText xml:space="preserve"> that </w:delText>
        </w:r>
      </w:del>
      <w:del w:id="382" w:author="Xueliang Yang" w:date="2020-08-23T20:51:00Z">
        <w:r w:rsidR="00866B04" w:rsidRPr="00804471" w:rsidDel="00612FC8">
          <w:rPr>
            <w:rFonts w:ascii="Times New Roman" w:hAnsi="Times New Roman" w:cs="Times New Roman"/>
          </w:rPr>
          <w:delText>is believed to have least uncertainty to contribute to model performance.</w:delText>
        </w:r>
      </w:del>
      <w:ins w:id="383" w:author="Xueliang Yang" w:date="2020-08-23T20:43:00Z">
        <w:r>
          <w:rPr>
            <w:rFonts w:ascii="Times New Roman" w:hAnsi="Times New Roman" w:cs="Times New Roman"/>
          </w:rPr>
          <w:t xml:space="preserve">[reference: </w:t>
        </w:r>
        <w:proofErr w:type="spellStart"/>
        <w:r>
          <w:rPr>
            <w:rFonts w:ascii="Times New Roman" w:hAnsi="Times New Roman" w:cs="Times New Roman"/>
          </w:rPr>
          <w:t>Burcat</w:t>
        </w:r>
        <w:proofErr w:type="spellEnd"/>
        <w:r>
          <w:rPr>
            <w:rFonts w:ascii="Times New Roman" w:hAnsi="Times New Roman" w:cs="Times New Roman"/>
          </w:rPr>
          <w:t xml:space="preserve"> thermo</w:t>
        </w:r>
      </w:ins>
      <w:ins w:id="384" w:author="Xueliang Yang" w:date="2020-08-23T21:22:00Z">
        <w:r w:rsidR="003253E7">
          <w:rPr>
            <w:rFonts w:ascii="Times New Roman" w:hAnsi="Times New Roman" w:cs="Times New Roman"/>
          </w:rPr>
          <w:t xml:space="preserve"> or </w:t>
        </w:r>
        <w:proofErr w:type="spellStart"/>
        <w:r w:rsidR="003253E7">
          <w:rPr>
            <w:rFonts w:ascii="Times New Roman" w:hAnsi="Times New Roman" w:cs="Times New Roman"/>
          </w:rPr>
          <w:t>Branko</w:t>
        </w:r>
        <w:proofErr w:type="spellEnd"/>
        <w:r w:rsidR="003253E7">
          <w:rPr>
            <w:rFonts w:ascii="Times New Roman" w:hAnsi="Times New Roman" w:cs="Times New Roman"/>
          </w:rPr>
          <w:t xml:space="preserve"> </w:t>
        </w:r>
        <w:proofErr w:type="spellStart"/>
        <w:r w:rsidR="003253E7">
          <w:rPr>
            <w:rFonts w:ascii="Times New Roman" w:hAnsi="Times New Roman" w:cs="Times New Roman"/>
          </w:rPr>
          <w:t>Ruscic</w:t>
        </w:r>
        <w:proofErr w:type="spellEnd"/>
        <w:r w:rsidR="003253E7">
          <w:rPr>
            <w:rFonts w:ascii="Times New Roman" w:hAnsi="Times New Roman" w:cs="Times New Roman"/>
          </w:rPr>
          <w:t xml:space="preserve"> paper</w:t>
        </w:r>
      </w:ins>
      <w:ins w:id="385" w:author="Xueliang Yang" w:date="2020-08-23T20:43:00Z">
        <w:r>
          <w:rPr>
            <w:rFonts w:ascii="Times New Roman" w:hAnsi="Times New Roman" w:cs="Times New Roman"/>
          </w:rPr>
          <w:t>]</w:t>
        </w:r>
      </w:ins>
      <w:ins w:id="386" w:author="Xueliang Yang" w:date="2020-08-23T20:53:00Z">
        <w:r w:rsidR="00612FC8">
          <w:rPr>
            <w:rFonts w:ascii="Times New Roman" w:hAnsi="Times New Roman" w:cs="Times New Roman"/>
          </w:rPr>
          <w:t>, and therefore is out of our scope here.</w:t>
        </w:r>
      </w:ins>
      <w:r w:rsidR="00866B04" w:rsidRPr="00804471">
        <w:rPr>
          <w:rFonts w:ascii="Times New Roman" w:hAnsi="Times New Roman" w:cs="Times New Roman"/>
        </w:rPr>
        <w:t xml:space="preserve"> The uncertainty of model performance from transport </w:t>
      </w:r>
      <w:ins w:id="387" w:author="Xueliang Yang" w:date="2020-08-23T20:53:00Z">
        <w:r w:rsidR="00612FC8">
          <w:rPr>
            <w:rFonts w:ascii="Times New Roman" w:hAnsi="Times New Roman" w:cs="Times New Roman"/>
          </w:rPr>
          <w:t xml:space="preserve">parameters </w:t>
        </w:r>
      </w:ins>
      <w:r w:rsidR="00866B04">
        <w:rPr>
          <w:rFonts w:ascii="Times New Roman" w:hAnsi="Times New Roman" w:cs="Times New Roman"/>
        </w:rPr>
        <w:t>has been</w:t>
      </w:r>
      <w:r w:rsidR="00866B04" w:rsidRPr="00804471">
        <w:rPr>
          <w:rFonts w:ascii="Times New Roman" w:hAnsi="Times New Roman" w:cs="Times New Roman"/>
        </w:rPr>
        <w:t xml:space="preserve"> discussed by Hai Wang and others in early 2000</w:t>
      </w:r>
      <w:r w:rsidR="00866B04">
        <w:rPr>
          <w:rFonts w:ascii="Times New Roman" w:hAnsi="Times New Roman" w:cs="Times New Roman"/>
        </w:rPr>
        <w:t>s</w:t>
      </w:r>
      <w:ins w:id="388" w:author="Xueliang Yang" w:date="2020-08-23T20:54:00Z">
        <w:r w:rsidR="00612FC8">
          <w:rPr>
            <w:rFonts w:ascii="Times New Roman" w:hAnsi="Times New Roman" w:cs="Times New Roman"/>
          </w:rPr>
          <w:t xml:space="preserve">, </w:t>
        </w:r>
      </w:ins>
      <w:ins w:id="389" w:author="Xueliang Yang" w:date="2020-08-23T21:23:00Z">
        <w:r w:rsidR="003253E7">
          <w:rPr>
            <w:rFonts w:ascii="Times New Roman" w:hAnsi="Times New Roman" w:cs="Times New Roman"/>
          </w:rPr>
          <w:t xml:space="preserve"> and </w:t>
        </w:r>
      </w:ins>
      <w:del w:id="390" w:author="Xueliang Yang" w:date="2020-08-23T20:54:00Z">
        <w:r w:rsidR="00866B04" w:rsidRPr="00804471" w:rsidDel="00612FC8">
          <w:rPr>
            <w:rFonts w:ascii="Times New Roman" w:hAnsi="Times New Roman" w:cs="Times New Roman"/>
          </w:rPr>
          <w:delText xml:space="preserve"> and </w:delText>
        </w:r>
      </w:del>
      <w:r w:rsidR="00866B04" w:rsidRPr="00804471">
        <w:rPr>
          <w:rFonts w:ascii="Times New Roman" w:hAnsi="Times New Roman" w:cs="Times New Roman"/>
        </w:rPr>
        <w:t>no</w:t>
      </w:r>
      <w:ins w:id="391" w:author="Xueliang Yang" w:date="2020-08-23T21:23:00Z">
        <w:r w:rsidR="003253E7">
          <w:rPr>
            <w:rFonts w:ascii="Times New Roman" w:hAnsi="Times New Roman" w:cs="Times New Roman"/>
          </w:rPr>
          <w:t>t</w:t>
        </w:r>
      </w:ins>
      <w:r w:rsidR="00866B04" w:rsidRPr="00804471">
        <w:rPr>
          <w:rFonts w:ascii="Times New Roman" w:hAnsi="Times New Roman" w:cs="Times New Roman"/>
        </w:rPr>
        <w:t xml:space="preserve"> much </w:t>
      </w:r>
      <w:del w:id="392" w:author="Xueliang Yang" w:date="2020-08-23T20:54:00Z">
        <w:r w:rsidR="00866B04" w:rsidRPr="00804471" w:rsidDel="00612FC8">
          <w:rPr>
            <w:rFonts w:ascii="Times New Roman" w:hAnsi="Times New Roman" w:cs="Times New Roman"/>
          </w:rPr>
          <w:lastRenderedPageBreak/>
          <w:delText xml:space="preserve">progress </w:delText>
        </w:r>
      </w:del>
      <w:r w:rsidR="00DF7B82">
        <w:rPr>
          <w:rFonts w:ascii="Times New Roman" w:hAnsi="Times New Roman" w:cs="Times New Roman"/>
        </w:rPr>
        <w:t>ha</w:t>
      </w:r>
      <w:ins w:id="393" w:author="Xueliang Yang" w:date="2020-08-23T20:54:00Z">
        <w:r w:rsidR="00612FC8">
          <w:rPr>
            <w:rFonts w:ascii="Times New Roman" w:hAnsi="Times New Roman" w:cs="Times New Roman"/>
          </w:rPr>
          <w:t>ve</w:t>
        </w:r>
      </w:ins>
      <w:del w:id="394" w:author="Xueliang Yang" w:date="2020-08-23T20:54:00Z">
        <w:r w:rsidR="00DF7B82" w:rsidDel="00612FC8">
          <w:rPr>
            <w:rFonts w:ascii="Times New Roman" w:hAnsi="Times New Roman" w:cs="Times New Roman"/>
          </w:rPr>
          <w:delText>s</w:delText>
        </w:r>
      </w:del>
      <w:r w:rsidR="00DF7B82">
        <w:rPr>
          <w:rFonts w:ascii="Times New Roman" w:hAnsi="Times New Roman" w:cs="Times New Roman"/>
        </w:rPr>
        <w:t xml:space="preserve"> been </w:t>
      </w:r>
      <w:del w:id="395" w:author="Xueliang Yang" w:date="2020-08-23T21:23:00Z">
        <w:r w:rsidR="00DF7B82" w:rsidDel="003253E7">
          <w:rPr>
            <w:rFonts w:ascii="Times New Roman" w:hAnsi="Times New Roman" w:cs="Times New Roman"/>
          </w:rPr>
          <w:delText xml:space="preserve">made </w:delText>
        </w:r>
      </w:del>
      <w:ins w:id="396" w:author="Xueliang Yang" w:date="2020-08-23T21:23:00Z">
        <w:r w:rsidR="003253E7">
          <w:rPr>
            <w:rFonts w:ascii="Times New Roman" w:hAnsi="Times New Roman" w:cs="Times New Roman"/>
          </w:rPr>
          <w:t>changed</w:t>
        </w:r>
        <w:r w:rsidR="003253E7">
          <w:rPr>
            <w:rFonts w:ascii="Times New Roman" w:hAnsi="Times New Roman" w:cs="Times New Roman"/>
          </w:rPr>
          <w:t xml:space="preserve"> </w:t>
        </w:r>
      </w:ins>
      <w:r w:rsidR="00866B04" w:rsidRPr="00804471">
        <w:rPr>
          <w:rFonts w:ascii="Times New Roman" w:hAnsi="Times New Roman" w:cs="Times New Roman"/>
        </w:rPr>
        <w:t>since then</w:t>
      </w:r>
      <w:ins w:id="397" w:author="Xueliang Yang" w:date="2020-08-23T21:23:00Z">
        <w:r w:rsidR="003253E7">
          <w:rPr>
            <w:rFonts w:ascii="Times New Roman" w:hAnsi="Times New Roman" w:cs="Times New Roman"/>
          </w:rPr>
          <w:t xml:space="preserve"> due to the lack of the experimental </w:t>
        </w:r>
      </w:ins>
      <w:ins w:id="398" w:author="Xueliang Yang" w:date="2020-08-23T21:24:00Z">
        <w:r w:rsidR="003253E7">
          <w:rPr>
            <w:rFonts w:ascii="Times New Roman" w:hAnsi="Times New Roman" w:cs="Times New Roman"/>
          </w:rPr>
          <w:t xml:space="preserve">measurement </w:t>
        </w:r>
      </w:ins>
      <w:ins w:id="399" w:author="Xueliang Yang" w:date="2020-08-23T21:25:00Z">
        <w:r w:rsidR="003253E7">
          <w:rPr>
            <w:rFonts w:ascii="Times New Roman" w:hAnsi="Times New Roman" w:cs="Times New Roman"/>
          </w:rPr>
          <w:t>or theoretical calculation on</w:t>
        </w:r>
      </w:ins>
      <w:ins w:id="400" w:author="Xueliang Yang" w:date="2020-08-23T21:24:00Z">
        <w:r w:rsidR="003253E7">
          <w:rPr>
            <w:rFonts w:ascii="Times New Roman" w:hAnsi="Times New Roman" w:cs="Times New Roman"/>
          </w:rPr>
          <w:t xml:space="preserve"> the binary diffusion parameters between species [</w:t>
        </w:r>
        <w:proofErr w:type="spellStart"/>
        <w:r w:rsidR="003253E7">
          <w:rPr>
            <w:rFonts w:ascii="Times New Roman" w:hAnsi="Times New Roman" w:cs="Times New Roman"/>
          </w:rPr>
          <w:t>Ahren</w:t>
        </w:r>
        <w:proofErr w:type="spellEnd"/>
        <w:r w:rsidR="003253E7">
          <w:rPr>
            <w:rFonts w:ascii="Times New Roman" w:hAnsi="Times New Roman" w:cs="Times New Roman"/>
          </w:rPr>
          <w:t xml:space="preserve"> Jasper and Jim Miller paper here]</w:t>
        </w:r>
      </w:ins>
      <w:r w:rsidR="00DF7B82">
        <w:rPr>
          <w:rFonts w:ascii="Times New Roman" w:hAnsi="Times New Roman" w:cs="Times New Roman"/>
        </w:rPr>
        <w:t xml:space="preserve">. </w:t>
      </w:r>
      <w:r w:rsidR="005F52AF" w:rsidRPr="00804471">
        <w:rPr>
          <w:rFonts w:ascii="Times New Roman" w:hAnsi="Times New Roman" w:cs="Times New Roman"/>
        </w:rPr>
        <w:t xml:space="preserve">The </w:t>
      </w:r>
      <w:r w:rsidR="00341DF6">
        <w:rPr>
          <w:rFonts w:ascii="Times New Roman" w:hAnsi="Times New Roman" w:cs="Times New Roman"/>
        </w:rPr>
        <w:t xml:space="preserve">direct </w:t>
      </w:r>
      <w:r w:rsidR="005F52AF" w:rsidRPr="00804471">
        <w:rPr>
          <w:rFonts w:ascii="Times New Roman" w:hAnsi="Times New Roman" w:cs="Times New Roman"/>
        </w:rPr>
        <w:t xml:space="preserve">rate coefficients measurements, on the other hand, have been more and more accurate </w:t>
      </w:r>
      <w:del w:id="401" w:author="Xueliang Yang" w:date="2020-08-23T21:27:00Z">
        <w:r w:rsidR="005F52AF" w:rsidRPr="00804471" w:rsidDel="003253E7">
          <w:rPr>
            <w:rFonts w:ascii="Times New Roman" w:hAnsi="Times New Roman" w:cs="Times New Roman"/>
          </w:rPr>
          <w:delText>in the past 20 years</w:delText>
        </w:r>
      </w:del>
      <w:ins w:id="402" w:author="Xueliang Yang" w:date="2020-08-23T21:27:00Z">
        <w:r w:rsidR="003253E7">
          <w:rPr>
            <w:rFonts w:ascii="Times New Roman" w:hAnsi="Times New Roman" w:cs="Times New Roman"/>
          </w:rPr>
          <w:t>ever since mid-1980s</w:t>
        </w:r>
      </w:ins>
      <w:r w:rsidR="005F52AF" w:rsidRPr="00804471">
        <w:rPr>
          <w:rFonts w:ascii="Times New Roman" w:hAnsi="Times New Roman" w:cs="Times New Roman"/>
        </w:rPr>
        <w:t xml:space="preserve"> due to the</w:t>
      </w:r>
      <w:r w:rsidR="00962CF5">
        <w:rPr>
          <w:rFonts w:ascii="Times New Roman" w:hAnsi="Times New Roman" w:cs="Times New Roman"/>
        </w:rPr>
        <w:t xml:space="preserve"> </w:t>
      </w:r>
      <w:del w:id="403" w:author="Xueliang Yang" w:date="2020-08-23T21:26:00Z">
        <w:r w:rsidR="00962CF5" w:rsidDel="003253E7">
          <w:rPr>
            <w:rFonts w:ascii="Times New Roman" w:hAnsi="Times New Roman" w:cs="Times New Roman"/>
          </w:rPr>
          <w:delText xml:space="preserve">significant </w:delText>
        </w:r>
      </w:del>
      <w:ins w:id="404" w:author="Xueliang Yang" w:date="2020-08-23T21:27:00Z">
        <w:r w:rsidR="003253E7">
          <w:rPr>
            <w:rFonts w:ascii="Times New Roman" w:hAnsi="Times New Roman" w:cs="Times New Roman"/>
          </w:rPr>
          <w:t>tremendous</w:t>
        </w:r>
      </w:ins>
      <w:ins w:id="405" w:author="Xueliang Yang" w:date="2020-08-23T21:26:00Z">
        <w:r w:rsidR="003253E7">
          <w:rPr>
            <w:rFonts w:ascii="Times New Roman" w:hAnsi="Times New Roman" w:cs="Times New Roman"/>
          </w:rPr>
          <w:t xml:space="preserve"> </w:t>
        </w:r>
      </w:ins>
      <w:r w:rsidR="005F52AF" w:rsidRPr="00804471">
        <w:rPr>
          <w:rFonts w:ascii="Times New Roman" w:hAnsi="Times New Roman" w:cs="Times New Roman"/>
        </w:rPr>
        <w:t xml:space="preserve">advances </w:t>
      </w:r>
      <w:del w:id="406" w:author="Xueliang Yang" w:date="2020-08-23T21:27:00Z">
        <w:r w:rsidR="007D18E5" w:rsidDel="003253E7">
          <w:rPr>
            <w:rFonts w:ascii="Times New Roman" w:hAnsi="Times New Roman" w:cs="Times New Roman"/>
          </w:rPr>
          <w:delText>of</w:delText>
        </w:r>
        <w:r w:rsidR="005F52AF" w:rsidRPr="00804471" w:rsidDel="003253E7">
          <w:rPr>
            <w:rFonts w:ascii="Times New Roman" w:hAnsi="Times New Roman" w:cs="Times New Roman"/>
          </w:rPr>
          <w:delText xml:space="preserve"> </w:delText>
        </w:r>
      </w:del>
      <w:ins w:id="407" w:author="Xueliang Yang" w:date="2020-08-23T21:27:00Z">
        <w:r w:rsidR="003253E7">
          <w:rPr>
            <w:rFonts w:ascii="Times New Roman" w:hAnsi="Times New Roman" w:cs="Times New Roman"/>
          </w:rPr>
          <w:t>in</w:t>
        </w:r>
        <w:r w:rsidR="003253E7" w:rsidRPr="00804471">
          <w:rPr>
            <w:rFonts w:ascii="Times New Roman" w:hAnsi="Times New Roman" w:cs="Times New Roman"/>
          </w:rPr>
          <w:t xml:space="preserve"> </w:t>
        </w:r>
        <w:r w:rsidR="003253E7">
          <w:rPr>
            <w:rFonts w:ascii="Times New Roman" w:hAnsi="Times New Roman" w:cs="Times New Roman"/>
          </w:rPr>
          <w:t>the application of</w:t>
        </w:r>
      </w:ins>
      <w:ins w:id="408" w:author="Xueliang Yang" w:date="2020-08-23T21:28:00Z">
        <w:r w:rsidR="003253E7">
          <w:rPr>
            <w:rFonts w:ascii="Times New Roman" w:hAnsi="Times New Roman" w:cs="Times New Roman"/>
          </w:rPr>
          <w:t xml:space="preserve"> </w:t>
        </w:r>
      </w:ins>
      <w:r w:rsidR="007D18E5" w:rsidRPr="00804471">
        <w:rPr>
          <w:rFonts w:ascii="Times New Roman" w:hAnsi="Times New Roman" w:cs="Times New Roman"/>
        </w:rPr>
        <w:t>laser</w:t>
      </w:r>
      <w:ins w:id="409" w:author="Xueliang Yang" w:date="2020-08-23T21:28:00Z">
        <w:r w:rsidR="003253E7">
          <w:rPr>
            <w:rFonts w:ascii="Times New Roman" w:hAnsi="Times New Roman" w:cs="Times New Roman"/>
          </w:rPr>
          <w:t>/light</w:t>
        </w:r>
      </w:ins>
      <w:r w:rsidR="007D18E5" w:rsidRPr="00804471">
        <w:rPr>
          <w:rFonts w:ascii="Times New Roman" w:hAnsi="Times New Roman" w:cs="Times New Roman"/>
        </w:rPr>
        <w:t xml:space="preserve"> </w:t>
      </w:r>
      <w:ins w:id="410" w:author="Xueliang Yang" w:date="2020-08-23T21:28:00Z">
        <w:r w:rsidR="003253E7">
          <w:rPr>
            <w:rFonts w:ascii="Times New Roman" w:hAnsi="Times New Roman" w:cs="Times New Roman"/>
          </w:rPr>
          <w:t xml:space="preserve">absorption </w:t>
        </w:r>
      </w:ins>
      <w:del w:id="411" w:author="Xueliang Yang" w:date="2020-08-23T21:27:00Z">
        <w:r w:rsidR="007D18E5" w:rsidRPr="00804471" w:rsidDel="003253E7">
          <w:rPr>
            <w:rFonts w:ascii="Times New Roman" w:hAnsi="Times New Roman" w:cs="Times New Roman"/>
          </w:rPr>
          <w:delText xml:space="preserve">absorption </w:delText>
        </w:r>
      </w:del>
      <w:r w:rsidR="007D18E5" w:rsidRPr="00804471">
        <w:rPr>
          <w:rFonts w:ascii="Times New Roman" w:hAnsi="Times New Roman" w:cs="Times New Roman"/>
        </w:rPr>
        <w:t xml:space="preserve">technique </w:t>
      </w:r>
      <w:ins w:id="412" w:author="Xueliang Yang" w:date="2020-08-23T21:28:00Z">
        <w:r w:rsidR="003253E7">
          <w:rPr>
            <w:rFonts w:ascii="Times New Roman" w:hAnsi="Times New Roman" w:cs="Times New Roman"/>
          </w:rPr>
          <w:t xml:space="preserve">and </w:t>
        </w:r>
      </w:ins>
      <w:ins w:id="413" w:author="Xueliang Yang" w:date="2020-08-23T21:30:00Z">
        <w:r w:rsidR="003253E7">
          <w:rPr>
            <w:rFonts w:ascii="Times New Roman" w:hAnsi="Times New Roman" w:cs="Times New Roman"/>
          </w:rPr>
          <w:t xml:space="preserve">accurate </w:t>
        </w:r>
      </w:ins>
      <w:ins w:id="414" w:author="Xueliang Yang" w:date="2020-08-23T21:31:00Z">
        <w:r w:rsidR="003253E7">
          <w:rPr>
            <w:rFonts w:ascii="Times New Roman" w:hAnsi="Times New Roman" w:cs="Times New Roman"/>
          </w:rPr>
          <w:t>determination</w:t>
        </w:r>
        <w:r w:rsidR="008F0CA2">
          <w:rPr>
            <w:rFonts w:ascii="Times New Roman" w:hAnsi="Times New Roman" w:cs="Times New Roman"/>
          </w:rPr>
          <w:t xml:space="preserve"> of</w:t>
        </w:r>
      </w:ins>
      <w:del w:id="415" w:author="Xueliang Yang" w:date="2020-08-23T21:30:00Z">
        <w:r w:rsidR="007D18E5" w:rsidDel="003253E7">
          <w:rPr>
            <w:rFonts w:ascii="Times New Roman" w:hAnsi="Times New Roman" w:cs="Times New Roman"/>
          </w:rPr>
          <w:delText>in</w:delText>
        </w:r>
      </w:del>
      <w:r w:rsidR="007D18E5">
        <w:rPr>
          <w:rFonts w:ascii="Times New Roman" w:hAnsi="Times New Roman" w:cs="Times New Roman"/>
        </w:rPr>
        <w:t xml:space="preserve"> </w:t>
      </w:r>
      <w:r w:rsidR="005F52AF" w:rsidRPr="00804471">
        <w:rPr>
          <w:rFonts w:ascii="Times New Roman" w:hAnsi="Times New Roman" w:cs="Times New Roman"/>
        </w:rPr>
        <w:t>shock tube</w:t>
      </w:r>
      <w:ins w:id="416" w:author="Xueliang Yang" w:date="2020-08-23T21:31:00Z">
        <w:r w:rsidR="008F0CA2">
          <w:rPr>
            <w:rFonts w:ascii="Times New Roman" w:hAnsi="Times New Roman" w:cs="Times New Roman"/>
          </w:rPr>
          <w:t xml:space="preserve"> condition</w:t>
        </w:r>
      </w:ins>
      <w:r w:rsidR="007D18E5">
        <w:rPr>
          <w:rFonts w:ascii="Times New Roman" w:hAnsi="Times New Roman" w:cs="Times New Roman"/>
        </w:rPr>
        <w:t>s</w:t>
      </w:r>
      <w:r w:rsidR="002C15F3">
        <w:rPr>
          <w:rFonts w:ascii="Times New Roman" w:hAnsi="Times New Roman" w:cs="Times New Roman"/>
        </w:rPr>
        <w:t xml:space="preserve">, for </w:t>
      </w:r>
      <w:ins w:id="417" w:author="Xueliang Yang" w:date="2020-08-23T21:35:00Z">
        <w:r w:rsidR="008F0CA2">
          <w:rPr>
            <w:rFonts w:ascii="Times New Roman" w:hAnsi="Times New Roman" w:cs="Times New Roman"/>
          </w:rPr>
          <w:t xml:space="preserve">which </w:t>
        </w:r>
      </w:ins>
      <w:del w:id="418" w:author="Xueliang Yang" w:date="2020-08-23T21:30:00Z">
        <w:r w:rsidR="002C15F3" w:rsidDel="003253E7">
          <w:rPr>
            <w:rFonts w:ascii="Times New Roman" w:hAnsi="Times New Roman" w:cs="Times New Roman"/>
          </w:rPr>
          <w:delText>which</w:delText>
        </w:r>
        <w:r w:rsidR="00100E88" w:rsidDel="003253E7">
          <w:rPr>
            <w:rFonts w:ascii="Times New Roman" w:hAnsi="Times New Roman" w:cs="Times New Roman"/>
          </w:rPr>
          <w:delText xml:space="preserve"> </w:delText>
        </w:r>
        <w:r w:rsidR="008253C2" w:rsidDel="003253E7">
          <w:rPr>
            <w:rFonts w:ascii="Times New Roman" w:hAnsi="Times New Roman" w:cs="Times New Roman"/>
          </w:rPr>
          <w:delText xml:space="preserve">Professor </w:delText>
        </w:r>
      </w:del>
      <w:r w:rsidR="008253C2">
        <w:rPr>
          <w:rFonts w:ascii="Times New Roman" w:hAnsi="Times New Roman" w:cs="Times New Roman"/>
        </w:rPr>
        <w:t>Hanson</w:t>
      </w:r>
      <w:ins w:id="419" w:author="Xueliang Yang" w:date="2020-08-23T21:30:00Z">
        <w:r w:rsidR="003253E7">
          <w:rPr>
            <w:rFonts w:ascii="Times New Roman" w:hAnsi="Times New Roman" w:cs="Times New Roman"/>
          </w:rPr>
          <w:t xml:space="preserve"> et al and Michael et al</w:t>
        </w:r>
      </w:ins>
      <w:del w:id="420" w:author="Xueliang Yang" w:date="2020-08-23T21:35:00Z">
        <w:r w:rsidR="001F0E06" w:rsidDel="008F0CA2">
          <w:rPr>
            <w:rFonts w:ascii="Times New Roman" w:hAnsi="Times New Roman" w:cs="Times New Roman"/>
          </w:rPr>
          <w:delText xml:space="preserve"> </w:delText>
        </w:r>
      </w:del>
      <w:ins w:id="421" w:author="Xueliang Yang" w:date="2020-08-23T21:35:00Z">
        <w:r w:rsidR="008F0CA2">
          <w:rPr>
            <w:rFonts w:ascii="Times New Roman" w:hAnsi="Times New Roman" w:cs="Times New Roman"/>
          </w:rPr>
          <w:t xml:space="preserve">, as well as other </w:t>
        </w:r>
      </w:ins>
      <w:ins w:id="422" w:author="Xueliang Yang" w:date="2020-08-23T21:40:00Z">
        <w:r w:rsidR="008F0CA2">
          <w:rPr>
            <w:rFonts w:ascii="Times New Roman" w:hAnsi="Times New Roman" w:cs="Times New Roman"/>
          </w:rPr>
          <w:t>pioneer de</w:t>
        </w:r>
      </w:ins>
      <w:ins w:id="423" w:author="Xueliang Yang" w:date="2020-08-23T21:41:00Z">
        <w:r w:rsidR="00D70E51">
          <w:rPr>
            <w:rFonts w:ascii="Times New Roman" w:hAnsi="Times New Roman" w:cs="Times New Roman"/>
          </w:rPr>
          <w:t>vote their life long efforts</w:t>
        </w:r>
      </w:ins>
      <w:del w:id="424" w:author="Xueliang Yang" w:date="2020-08-23T21:35:00Z">
        <w:r w:rsidR="008253C2" w:rsidDel="008F0CA2">
          <w:rPr>
            <w:rFonts w:ascii="Times New Roman" w:hAnsi="Times New Roman" w:cs="Times New Roman"/>
          </w:rPr>
          <w:delText xml:space="preserve">takes it </w:delText>
        </w:r>
        <w:r w:rsidR="004703E5" w:rsidDel="008F0CA2">
          <w:rPr>
            <w:rFonts w:ascii="Times New Roman" w:hAnsi="Times New Roman" w:cs="Times New Roman"/>
          </w:rPr>
          <w:delText xml:space="preserve">as </w:delText>
        </w:r>
        <w:r w:rsidR="007D18E5" w:rsidDel="008F0CA2">
          <w:rPr>
            <w:rFonts w:ascii="Times New Roman" w:hAnsi="Times New Roman" w:cs="Times New Roman"/>
          </w:rPr>
          <w:delText>a lifelong effort</w:delText>
        </w:r>
      </w:del>
      <w:r w:rsidR="00632E59">
        <w:rPr>
          <w:rFonts w:ascii="Times New Roman" w:hAnsi="Times New Roman" w:cs="Times New Roman" w:hint="eastAsia"/>
        </w:rPr>
        <w:t>.</w:t>
      </w:r>
      <w:r w:rsidR="002A558E">
        <w:rPr>
          <w:rFonts w:ascii="Times New Roman" w:hAnsi="Times New Roman" w:cs="Times New Roman"/>
        </w:rPr>
        <w:t xml:space="preserve"> </w:t>
      </w:r>
      <w:r w:rsidR="00632E59">
        <w:rPr>
          <w:rFonts w:ascii="Times New Roman" w:hAnsi="Times New Roman" w:cs="Times New Roman"/>
        </w:rPr>
        <w:t>Th</w:t>
      </w:r>
      <w:ins w:id="425" w:author="Xueliang Yang" w:date="2020-08-23T21:31:00Z">
        <w:r w:rsidR="008F0CA2">
          <w:rPr>
            <w:rFonts w:ascii="Times New Roman" w:hAnsi="Times New Roman" w:cs="Times New Roman"/>
          </w:rPr>
          <w:t xml:space="preserve">e </w:t>
        </w:r>
      </w:ins>
      <w:del w:id="426" w:author="Xueliang Yang" w:date="2020-08-23T21:31:00Z">
        <w:r w:rsidR="00632E59" w:rsidDel="008F0CA2">
          <w:rPr>
            <w:rFonts w:ascii="Times New Roman" w:hAnsi="Times New Roman" w:cs="Times New Roman"/>
          </w:rPr>
          <w:delText>e mult</w:delText>
        </w:r>
      </w:del>
      <w:ins w:id="427" w:author="Xueliang Yang" w:date="2020-08-23T21:31:00Z">
        <w:r w:rsidR="008F0CA2">
          <w:rPr>
            <w:rFonts w:ascii="Times New Roman" w:hAnsi="Times New Roman" w:cs="Times New Roman"/>
          </w:rPr>
          <w:t>non-intrusive real</w:t>
        </w:r>
      </w:ins>
      <w:ins w:id="428" w:author="Xueliang Yang" w:date="2020-08-23T21:32:00Z">
        <w:r w:rsidR="008F0CA2">
          <w:rPr>
            <w:rFonts w:ascii="Times New Roman" w:hAnsi="Times New Roman" w:cs="Times New Roman"/>
          </w:rPr>
          <w:t>-</w:t>
        </w:r>
      </w:ins>
      <w:ins w:id="429" w:author="Xueliang Yang" w:date="2020-08-23T21:31:00Z">
        <w:r w:rsidR="008F0CA2">
          <w:rPr>
            <w:rFonts w:ascii="Times New Roman" w:hAnsi="Times New Roman" w:cs="Times New Roman"/>
          </w:rPr>
          <w:t xml:space="preserve">time </w:t>
        </w:r>
      </w:ins>
      <w:del w:id="430" w:author="Xueliang Yang" w:date="2020-08-23T21:31:00Z">
        <w:r w:rsidR="00632E59" w:rsidDel="008F0CA2">
          <w:rPr>
            <w:rFonts w:ascii="Times New Roman" w:hAnsi="Times New Roman" w:cs="Times New Roman"/>
          </w:rPr>
          <w:delText>i</w:delText>
        </w:r>
      </w:del>
      <w:del w:id="431" w:author="Xueliang Yang" w:date="2020-08-23T21:32:00Z">
        <w:r w:rsidR="00632E59" w:rsidDel="008F0CA2">
          <w:rPr>
            <w:rFonts w:ascii="Times New Roman" w:hAnsi="Times New Roman" w:cs="Times New Roman"/>
          </w:rPr>
          <w:delText>specie</w:delText>
        </w:r>
      </w:del>
      <w:ins w:id="432" w:author="Xueliang Yang" w:date="2020-08-23T21:32:00Z">
        <w:r w:rsidR="008F0CA2">
          <w:rPr>
            <w:rFonts w:ascii="Times New Roman" w:hAnsi="Times New Roman" w:cs="Times New Roman"/>
          </w:rPr>
          <w:t xml:space="preserve">speciation </w:t>
        </w:r>
      </w:ins>
      <w:del w:id="433" w:author="Xueliang Yang" w:date="2020-08-23T21:32:00Z">
        <w:r w:rsidR="00632E59" w:rsidDel="008F0CA2">
          <w:rPr>
            <w:rFonts w:ascii="Times New Roman" w:hAnsi="Times New Roman" w:cs="Times New Roman"/>
          </w:rPr>
          <w:delText>s</w:delText>
        </w:r>
      </w:del>
      <w:r w:rsidR="00632E59">
        <w:rPr>
          <w:rFonts w:ascii="Times New Roman" w:hAnsi="Times New Roman" w:cs="Times New Roman"/>
        </w:rPr>
        <w:t xml:space="preserve"> time-history </w:t>
      </w:r>
      <w:del w:id="434" w:author="Xueliang Yang" w:date="2020-08-23T21:32:00Z">
        <w:r w:rsidR="00632E59" w:rsidDel="008F0CA2">
          <w:rPr>
            <w:rFonts w:ascii="Times New Roman" w:hAnsi="Times New Roman" w:cs="Times New Roman"/>
          </w:rPr>
          <w:delText xml:space="preserve">data </w:delText>
        </w:r>
      </w:del>
      <w:ins w:id="435" w:author="Xueliang Yang" w:date="2020-08-23T21:32:00Z">
        <w:r w:rsidR="008F0CA2">
          <w:rPr>
            <w:rFonts w:ascii="Times New Roman" w:hAnsi="Times New Roman" w:cs="Times New Roman"/>
          </w:rPr>
          <w:t>profile</w:t>
        </w:r>
      </w:ins>
      <w:ins w:id="436" w:author="Xueliang Yang" w:date="2020-08-23T21:33:00Z">
        <w:r w:rsidR="008F0CA2">
          <w:rPr>
            <w:rFonts w:ascii="Times New Roman" w:hAnsi="Times New Roman" w:cs="Times New Roman"/>
          </w:rPr>
          <w:t xml:space="preserve">s </w:t>
        </w:r>
        <w:r w:rsidR="008F0CA2">
          <w:rPr>
            <w:rFonts w:ascii="Times New Roman" w:hAnsi="Times New Roman" w:cs="Times New Roman"/>
          </w:rPr>
          <w:t>from shock tube</w:t>
        </w:r>
        <w:r w:rsidR="008F0CA2">
          <w:rPr>
            <w:rFonts w:ascii="Times New Roman" w:hAnsi="Times New Roman" w:cs="Times New Roman" w:hint="eastAsia"/>
          </w:rPr>
          <w:t>s</w:t>
        </w:r>
        <w:r w:rsidR="008F0CA2">
          <w:rPr>
            <w:rFonts w:ascii="Times New Roman" w:hAnsi="Times New Roman" w:cs="Times New Roman"/>
          </w:rPr>
          <w:t xml:space="preserve"> </w:t>
        </w:r>
        <w:r w:rsidR="008F0CA2">
          <w:rPr>
            <w:rFonts w:ascii="Times New Roman" w:hAnsi="Times New Roman" w:cs="Times New Roman"/>
          </w:rPr>
          <w:t xml:space="preserve">with well-designed experimental conditions  amplifies the sensitivity </w:t>
        </w:r>
      </w:ins>
      <w:ins w:id="437" w:author="Xueliang Yang" w:date="2020-08-23T22:18:00Z">
        <w:r w:rsidR="00BA2624">
          <w:rPr>
            <w:rFonts w:ascii="Times New Roman" w:hAnsi="Times New Roman" w:cs="Times New Roman"/>
          </w:rPr>
          <w:t>on the</w:t>
        </w:r>
      </w:ins>
      <w:ins w:id="438" w:author="Xueliang Yang" w:date="2020-08-23T21:33:00Z">
        <w:r w:rsidR="008F0CA2">
          <w:rPr>
            <w:rFonts w:ascii="Times New Roman" w:hAnsi="Times New Roman" w:cs="Times New Roman"/>
          </w:rPr>
          <w:t xml:space="preserve"> tar</w:t>
        </w:r>
      </w:ins>
      <w:ins w:id="439" w:author="Xueliang Yang" w:date="2020-08-23T21:34:00Z">
        <w:r w:rsidR="008F0CA2">
          <w:rPr>
            <w:rFonts w:ascii="Times New Roman" w:hAnsi="Times New Roman" w:cs="Times New Roman"/>
          </w:rPr>
          <w:t xml:space="preserve">get reaction while greatly suppress others are ideal to determine the rate coefficient </w:t>
        </w:r>
      </w:ins>
      <w:del w:id="440" w:author="Xueliang Yang" w:date="2020-08-23T21:33:00Z">
        <w:r w:rsidR="00632E59" w:rsidDel="008F0CA2">
          <w:rPr>
            <w:rFonts w:ascii="Times New Roman" w:hAnsi="Times New Roman" w:cs="Times New Roman"/>
          </w:rPr>
          <w:delText>from shock tube</w:delText>
        </w:r>
        <w:r w:rsidR="009E052E" w:rsidDel="008F0CA2">
          <w:rPr>
            <w:rFonts w:ascii="Times New Roman" w:hAnsi="Times New Roman" w:cs="Times New Roman" w:hint="eastAsia"/>
          </w:rPr>
          <w:delText>s</w:delText>
        </w:r>
        <w:r w:rsidR="00324F04" w:rsidDel="008F0CA2">
          <w:rPr>
            <w:rFonts w:ascii="Times New Roman" w:hAnsi="Times New Roman" w:cs="Times New Roman"/>
          </w:rPr>
          <w:delText xml:space="preserve"> </w:delText>
        </w:r>
      </w:del>
      <w:r w:rsidR="00324F04">
        <w:rPr>
          <w:rFonts w:ascii="Times New Roman" w:hAnsi="Times New Roman" w:cs="Times New Roman"/>
        </w:rPr>
        <w:t>with small uncertainties</w:t>
      </w:r>
      <w:del w:id="441" w:author="Xueliang Yang" w:date="2020-08-23T21:34:00Z">
        <w:r w:rsidR="00324F04" w:rsidDel="008F0CA2">
          <w:rPr>
            <w:rFonts w:ascii="Times New Roman" w:hAnsi="Times New Roman" w:cs="Times New Roman"/>
          </w:rPr>
          <w:delText xml:space="preserve"> can absolutely give rigorous constrain</w:delText>
        </w:r>
        <w:r w:rsidR="009E052E" w:rsidDel="008F0CA2">
          <w:rPr>
            <w:rFonts w:ascii="Times New Roman" w:hAnsi="Times New Roman" w:cs="Times New Roman"/>
          </w:rPr>
          <w:delText xml:space="preserve">ts </w:delText>
        </w:r>
        <w:r w:rsidR="00324F04" w:rsidDel="008F0CA2">
          <w:rPr>
            <w:rFonts w:ascii="Times New Roman" w:hAnsi="Times New Roman" w:cs="Times New Roman"/>
          </w:rPr>
          <w:delText>on model parameters</w:delText>
        </w:r>
      </w:del>
      <w:r w:rsidR="00C166A3">
        <w:rPr>
          <w:rFonts w:ascii="Times New Roman" w:hAnsi="Times New Roman" w:cs="Times New Roman"/>
        </w:rPr>
        <w:t>.</w:t>
      </w:r>
      <w:r w:rsidR="00341DF6">
        <w:rPr>
          <w:rFonts w:ascii="Times New Roman" w:hAnsi="Times New Roman" w:cs="Times New Roman"/>
        </w:rPr>
        <w:t xml:space="preserve"> </w:t>
      </w:r>
      <w:ins w:id="442" w:author="Xueliang Yang" w:date="2020-08-23T21:42:00Z">
        <w:r w:rsidR="00D70E51">
          <w:rPr>
            <w:rFonts w:ascii="Times New Roman" w:hAnsi="Times New Roman" w:cs="Times New Roman"/>
          </w:rPr>
          <w:t xml:space="preserve">The </w:t>
        </w:r>
      </w:ins>
      <w:ins w:id="443" w:author="Xueliang Yang" w:date="2020-08-23T22:14:00Z">
        <w:r w:rsidR="00BA2624">
          <w:rPr>
            <w:rFonts w:ascii="Times New Roman" w:hAnsi="Times New Roman" w:cs="Times New Roman"/>
          </w:rPr>
          <w:t xml:space="preserve">reported </w:t>
        </w:r>
      </w:ins>
      <w:ins w:id="444" w:author="Xueliang Yang" w:date="2020-08-23T21:42:00Z">
        <w:r w:rsidR="00D70E51">
          <w:rPr>
            <w:rFonts w:ascii="Times New Roman" w:hAnsi="Times New Roman" w:cs="Times New Roman"/>
          </w:rPr>
          <w:t xml:space="preserve">results </w:t>
        </w:r>
      </w:ins>
      <w:ins w:id="445" w:author="Xueliang Yang" w:date="2020-08-23T22:15:00Z">
        <w:r w:rsidR="00BA2624">
          <w:rPr>
            <w:rFonts w:ascii="Times New Roman" w:hAnsi="Times New Roman" w:cs="Times New Roman"/>
          </w:rPr>
          <w:t xml:space="preserve">with different uncertainty </w:t>
        </w:r>
      </w:ins>
      <w:ins w:id="446" w:author="Xueliang Yang" w:date="2020-08-23T21:42:00Z">
        <w:r w:rsidR="00D70E51">
          <w:rPr>
            <w:rFonts w:ascii="Times New Roman" w:hAnsi="Times New Roman" w:cs="Times New Roman"/>
          </w:rPr>
          <w:t xml:space="preserve">coming from different shock tube facilities with emphasizing on different species </w:t>
        </w:r>
      </w:ins>
      <w:ins w:id="447" w:author="Xueliang Yang" w:date="2020-08-23T22:15:00Z">
        <w:r w:rsidR="00BA2624">
          <w:rPr>
            <w:rFonts w:ascii="Times New Roman" w:hAnsi="Times New Roman" w:cs="Times New Roman"/>
          </w:rPr>
          <w:t>provide exceptional resource</w:t>
        </w:r>
      </w:ins>
      <w:ins w:id="448" w:author="Xueliang Yang" w:date="2020-08-23T22:18:00Z">
        <w:r w:rsidR="00BA2624">
          <w:rPr>
            <w:rFonts w:ascii="Times New Roman" w:hAnsi="Times New Roman" w:cs="Times New Roman"/>
          </w:rPr>
          <w:t>s</w:t>
        </w:r>
      </w:ins>
      <w:ins w:id="449" w:author="Xueliang Yang" w:date="2020-08-23T22:15:00Z">
        <w:r w:rsidR="00BA2624">
          <w:rPr>
            <w:rFonts w:ascii="Times New Roman" w:hAnsi="Times New Roman" w:cs="Times New Roman"/>
          </w:rPr>
          <w:t xml:space="preserve"> to evaluate </w:t>
        </w:r>
      </w:ins>
      <w:ins w:id="450" w:author="Xueliang Yang" w:date="2020-08-23T22:16:00Z">
        <w:r w:rsidR="00BA2624">
          <w:rPr>
            <w:rFonts w:ascii="Times New Roman" w:hAnsi="Times New Roman" w:cs="Times New Roman"/>
          </w:rPr>
          <w:t xml:space="preserve">the rate coefficients and their uncertainties. </w:t>
        </w:r>
      </w:ins>
      <w:ins w:id="451" w:author="Xueliang Yang" w:date="2020-08-23T22:15:00Z">
        <w:r w:rsidR="00BA2624">
          <w:rPr>
            <w:rFonts w:ascii="Times New Roman" w:hAnsi="Times New Roman" w:cs="Times New Roman"/>
          </w:rPr>
          <w:t xml:space="preserve"> </w:t>
        </w:r>
      </w:ins>
      <w:ins w:id="452" w:author="Xueliang Yang" w:date="2020-08-23T22:22:00Z">
        <w:r w:rsidR="00D53BD8">
          <w:rPr>
            <w:rFonts w:ascii="Times New Roman" w:hAnsi="Times New Roman" w:cs="Times New Roman"/>
          </w:rPr>
          <w:t>Many of these rates have been evaluated</w:t>
        </w:r>
      </w:ins>
      <w:ins w:id="453" w:author="Xueliang Yang" w:date="2020-08-23T22:24:00Z">
        <w:r w:rsidR="00D53BD8">
          <w:rPr>
            <w:rFonts w:ascii="Times New Roman" w:hAnsi="Times New Roman" w:cs="Times New Roman"/>
          </w:rPr>
          <w:t>/</w:t>
        </w:r>
        <w:r w:rsidR="00D53BD8" w:rsidRPr="00D53BD8">
          <w:rPr>
            <w:rFonts w:ascii="Times New Roman" w:hAnsi="Times New Roman" w:cs="Times New Roman"/>
          </w:rPr>
          <w:t xml:space="preserve"> </w:t>
        </w:r>
        <w:r w:rsidR="00D53BD8">
          <w:rPr>
            <w:rFonts w:ascii="Times New Roman" w:hAnsi="Times New Roman" w:cs="Times New Roman"/>
          </w:rPr>
          <w:t>compiled</w:t>
        </w:r>
      </w:ins>
      <w:ins w:id="454" w:author="Xueliang Yang" w:date="2020-08-23T22:22:00Z">
        <w:r w:rsidR="00D53BD8">
          <w:rPr>
            <w:rFonts w:ascii="Times New Roman" w:hAnsi="Times New Roman" w:cs="Times New Roman"/>
          </w:rPr>
          <w:t xml:space="preserve"> </w:t>
        </w:r>
      </w:ins>
      <w:ins w:id="455" w:author="Xueliang Yang" w:date="2020-08-23T22:23:00Z">
        <w:r w:rsidR="00D53BD8">
          <w:rPr>
            <w:rFonts w:ascii="Times New Roman" w:hAnsi="Times New Roman" w:cs="Times New Roman"/>
          </w:rPr>
          <w:t>at least a few times</w:t>
        </w:r>
      </w:ins>
      <w:ins w:id="456" w:author="Xueliang Yang" w:date="2020-08-23T22:22:00Z">
        <w:r w:rsidR="00BA2624">
          <w:rPr>
            <w:rFonts w:ascii="Times New Roman" w:hAnsi="Times New Roman" w:cs="Times New Roman"/>
          </w:rPr>
          <w:t xml:space="preserve"> </w:t>
        </w:r>
      </w:ins>
      <w:ins w:id="457" w:author="Xueliang Yang" w:date="2020-08-23T22:23:00Z">
        <w:r w:rsidR="00D53BD8">
          <w:rPr>
            <w:rFonts w:ascii="Times New Roman" w:hAnsi="Times New Roman" w:cs="Times New Roman"/>
          </w:rPr>
          <w:t xml:space="preserve">by the </w:t>
        </w:r>
      </w:ins>
      <w:ins w:id="458" w:author="Xueliang Yang" w:date="2020-08-24T07:19:00Z">
        <w:r w:rsidR="004C2B05">
          <w:rPr>
            <w:rFonts w:ascii="Times New Roman" w:hAnsi="Times New Roman" w:cs="Times New Roman"/>
          </w:rPr>
          <w:t xml:space="preserve">very </w:t>
        </w:r>
      </w:ins>
      <w:ins w:id="459" w:author="Xueliang Yang" w:date="2020-08-23T22:22:00Z">
        <w:r w:rsidR="00BA2624">
          <w:rPr>
            <w:rFonts w:ascii="Times New Roman" w:hAnsi="Times New Roman" w:cs="Times New Roman"/>
          </w:rPr>
          <w:t xml:space="preserve">experienced </w:t>
        </w:r>
      </w:ins>
      <w:ins w:id="460" w:author="Xueliang Yang" w:date="2020-08-23T22:23:00Z">
        <w:r w:rsidR="00D53BD8">
          <w:rPr>
            <w:rFonts w:ascii="Times New Roman" w:hAnsi="Times New Roman" w:cs="Times New Roman"/>
          </w:rPr>
          <w:t>researchers in the field of chemical kinetics</w:t>
        </w:r>
      </w:ins>
      <w:ins w:id="461" w:author="Xueliang Yang" w:date="2020-08-24T07:19:00Z">
        <w:r w:rsidR="004C2B05">
          <w:rPr>
            <w:rFonts w:ascii="Times New Roman" w:hAnsi="Times New Roman" w:cs="Times New Roman"/>
          </w:rPr>
          <w:t xml:space="preserve"> </w:t>
        </w:r>
      </w:ins>
      <w:ins w:id="462" w:author="Xueliang Yang" w:date="2020-08-23T22:24:00Z">
        <w:r w:rsidR="00D53BD8">
          <w:rPr>
            <w:rFonts w:ascii="Times New Roman" w:hAnsi="Times New Roman" w:cs="Times New Roman"/>
          </w:rPr>
          <w:t>[</w:t>
        </w:r>
        <w:proofErr w:type="spellStart"/>
        <w:r w:rsidR="00D53BD8">
          <w:rPr>
            <w:rFonts w:ascii="Times New Roman" w:hAnsi="Times New Roman" w:cs="Times New Roman"/>
          </w:rPr>
          <w:t>Baulch</w:t>
        </w:r>
        <w:proofErr w:type="spellEnd"/>
        <w:r w:rsidR="00D53BD8">
          <w:rPr>
            <w:rFonts w:ascii="Times New Roman" w:hAnsi="Times New Roman" w:cs="Times New Roman"/>
          </w:rPr>
          <w:t xml:space="preserve"> et al 1992, 1994 and 2005]. However, </w:t>
        </w:r>
      </w:ins>
      <w:ins w:id="463" w:author="Xueliang Yang" w:date="2020-08-24T06:20:00Z">
        <w:r w:rsidR="005C0737">
          <w:rPr>
            <w:rFonts w:ascii="Times New Roman" w:hAnsi="Times New Roman" w:cs="Times New Roman"/>
          </w:rPr>
          <w:t xml:space="preserve">as stated in [Reference </w:t>
        </w:r>
        <w:proofErr w:type="spellStart"/>
        <w:r w:rsidR="005C0737">
          <w:rPr>
            <w:rFonts w:ascii="Times New Roman" w:hAnsi="Times New Roman" w:cs="Times New Roman"/>
          </w:rPr>
          <w:t>Baulch</w:t>
        </w:r>
        <w:proofErr w:type="spellEnd"/>
        <w:r w:rsidR="005C0737">
          <w:rPr>
            <w:rFonts w:ascii="Times New Roman" w:hAnsi="Times New Roman" w:cs="Times New Roman"/>
          </w:rPr>
          <w:t xml:space="preserve"> 2005</w:t>
        </w:r>
        <w:r w:rsidR="005C0737" w:rsidRPr="005C0737">
          <w:rPr>
            <w:rFonts w:ascii="Times New Roman" w:hAnsi="Times New Roman" w:cs="Times New Roman"/>
            <w:rPrChange w:id="464" w:author="Xueliang Yang" w:date="2020-08-24T06:21:00Z">
              <w:rPr>
                <w:rFonts w:ascii="Times New Roman" w:hAnsi="Times New Roman" w:cs="Times New Roman"/>
              </w:rPr>
            </w:rPrChange>
          </w:rPr>
          <w:t xml:space="preserve">], </w:t>
        </w:r>
      </w:ins>
      <w:ins w:id="465" w:author="Xueliang Yang" w:date="2020-08-23T22:24:00Z">
        <w:r w:rsidR="00D53BD8" w:rsidRPr="005C0737">
          <w:rPr>
            <w:rFonts w:ascii="Times New Roman" w:hAnsi="Times New Roman" w:cs="Times New Roman"/>
            <w:rPrChange w:id="466" w:author="Xueliang Yang" w:date="2020-08-24T06:21:00Z">
              <w:rPr>
                <w:rFonts w:ascii="Times New Roman" w:hAnsi="Times New Roman" w:cs="Times New Roman"/>
              </w:rPr>
            </w:rPrChange>
          </w:rPr>
          <w:t xml:space="preserve">  </w:t>
        </w:r>
      </w:ins>
      <w:ins w:id="467" w:author="Xueliang Yang" w:date="2020-08-24T07:10:00Z">
        <w:r w:rsidR="00DF2310">
          <w:rPr>
            <w:rFonts w:ascii="Times New Roman" w:hAnsi="Times New Roman" w:cs="Times New Roman"/>
          </w:rPr>
          <w:t>the rate uncertainty assignment</w:t>
        </w:r>
      </w:ins>
      <w:ins w:id="468" w:author="Xueliang Yang" w:date="2020-08-24T07:40:00Z">
        <w:r w:rsidR="00C05F2B">
          <w:rPr>
            <w:rFonts w:ascii="Times New Roman" w:hAnsi="Times New Roman" w:cs="Times New Roman"/>
          </w:rPr>
          <w:t xml:space="preserve"> is a</w:t>
        </w:r>
      </w:ins>
      <w:ins w:id="469" w:author="Xueliang Yang" w:date="2020-08-24T06:20:00Z">
        <w:r w:rsidR="005C0737" w:rsidRPr="00305F10">
          <w:rPr>
            <w:rStyle w:val="fontstyle01"/>
            <w:rFonts w:ascii="Times New Roman" w:hAnsi="Times New Roman" w:cs="Times New Roman"/>
            <w:i/>
            <w:iCs/>
            <w:color w:val="FF0000"/>
            <w:sz w:val="24"/>
            <w:szCs w:val="24"/>
            <w:rPrChange w:id="470" w:author="Xueliang Yang" w:date="2020-08-24T06:22:00Z">
              <w:rPr>
                <w:rStyle w:val="fontstyle01"/>
              </w:rPr>
            </w:rPrChange>
          </w:rPr>
          <w:t xml:space="preserve"> </w:t>
        </w:r>
        <w:r w:rsidR="005C0737" w:rsidRPr="00305F10">
          <w:rPr>
            <w:rStyle w:val="fontstyle01"/>
            <w:rFonts w:ascii="Times New Roman" w:hAnsi="Times New Roman" w:cs="Times New Roman"/>
            <w:b/>
            <w:bCs/>
            <w:i/>
            <w:iCs/>
            <w:color w:val="FF0000"/>
            <w:sz w:val="24"/>
            <w:szCs w:val="24"/>
            <w:rPrChange w:id="471" w:author="Xueliang Yang" w:date="2020-08-24T06:23:00Z">
              <w:rPr>
                <w:rStyle w:val="fontstyle01"/>
              </w:rPr>
            </w:rPrChange>
          </w:rPr>
          <w:t>subjective assessment by the evaluators</w:t>
        </w:r>
        <w:r w:rsidR="005C0737" w:rsidRPr="00305F10">
          <w:rPr>
            <w:rStyle w:val="fontstyle01"/>
            <w:rFonts w:ascii="Times New Roman" w:hAnsi="Times New Roman" w:cs="Times New Roman"/>
            <w:i/>
            <w:iCs/>
            <w:color w:val="FF0000"/>
            <w:sz w:val="24"/>
            <w:szCs w:val="24"/>
            <w:rPrChange w:id="472" w:author="Xueliang Yang" w:date="2020-08-24T06:22:00Z">
              <w:rPr>
                <w:rStyle w:val="fontstyle01"/>
              </w:rPr>
            </w:rPrChange>
          </w:rPr>
          <w:t xml:space="preserve"> </w:t>
        </w:r>
      </w:ins>
      <w:ins w:id="473" w:author="Xueliang Yang" w:date="2020-08-24T06:28:00Z">
        <w:r w:rsidR="00305F10" w:rsidRPr="00DF2310">
          <w:rPr>
            <w:rStyle w:val="fontstyle01"/>
            <w:rFonts w:ascii="Times New Roman" w:hAnsi="Times New Roman" w:cs="Times New Roman"/>
            <w:color w:val="auto"/>
            <w:sz w:val="24"/>
            <w:szCs w:val="24"/>
            <w:rPrChange w:id="474" w:author="Xueliang Yang" w:date="2020-08-24T07:09:00Z">
              <w:rPr>
                <w:rStyle w:val="fontstyle01"/>
                <w:rFonts w:ascii="Times New Roman" w:hAnsi="Times New Roman" w:cs="Times New Roman"/>
                <w:i/>
                <w:iCs/>
                <w:color w:val="FF0000"/>
                <w:sz w:val="24"/>
                <w:szCs w:val="24"/>
              </w:rPr>
            </w:rPrChange>
          </w:rPr>
          <w:t xml:space="preserve">because many measured data </w:t>
        </w:r>
      </w:ins>
      <w:ins w:id="475" w:author="Xueliang Yang" w:date="2020-08-24T06:32:00Z">
        <w:r w:rsidR="003A26AC" w:rsidRPr="00DF2310">
          <w:rPr>
            <w:rStyle w:val="fontstyle01"/>
            <w:rFonts w:ascii="Times New Roman" w:hAnsi="Times New Roman" w:cs="Times New Roman"/>
            <w:color w:val="auto"/>
            <w:sz w:val="24"/>
            <w:szCs w:val="24"/>
            <w:rPrChange w:id="476" w:author="Xueliang Yang" w:date="2020-08-24T07:09:00Z">
              <w:rPr>
                <w:rStyle w:val="fontstyle01"/>
                <w:rFonts w:ascii="Times New Roman" w:hAnsi="Times New Roman" w:cs="Times New Roman"/>
                <w:i/>
                <w:iCs/>
                <w:color w:val="FF0000"/>
                <w:sz w:val="24"/>
                <w:szCs w:val="24"/>
              </w:rPr>
            </w:rPrChange>
          </w:rPr>
          <w:t xml:space="preserve">could </w:t>
        </w:r>
      </w:ins>
      <w:ins w:id="477" w:author="Xueliang Yang" w:date="2020-08-24T06:29:00Z">
        <w:r w:rsidR="00305F10" w:rsidRPr="00DF2310">
          <w:rPr>
            <w:rStyle w:val="fontstyle01"/>
            <w:rFonts w:ascii="Times New Roman" w:hAnsi="Times New Roman" w:cs="Times New Roman"/>
            <w:color w:val="auto"/>
            <w:sz w:val="24"/>
            <w:szCs w:val="24"/>
            <w:rPrChange w:id="478" w:author="Xueliang Yang" w:date="2020-08-24T07:09:00Z">
              <w:rPr>
                <w:rStyle w:val="fontstyle01"/>
                <w:rFonts w:ascii="Times New Roman" w:hAnsi="Times New Roman" w:cs="Times New Roman"/>
                <w:i/>
                <w:iCs/>
                <w:color w:val="FF0000"/>
                <w:sz w:val="24"/>
                <w:szCs w:val="24"/>
              </w:rPr>
            </w:rPrChange>
          </w:rPr>
          <w:t xml:space="preserve">differ </w:t>
        </w:r>
      </w:ins>
      <w:ins w:id="479" w:author="Xueliang Yang" w:date="2020-08-24T06:32:00Z">
        <w:r w:rsidR="003A26AC" w:rsidRPr="00DF2310">
          <w:rPr>
            <w:rStyle w:val="fontstyle01"/>
            <w:rFonts w:ascii="Times New Roman" w:hAnsi="Times New Roman" w:cs="Times New Roman"/>
            <w:color w:val="auto"/>
            <w:sz w:val="24"/>
            <w:szCs w:val="24"/>
            <w:rPrChange w:id="480" w:author="Xueliang Yang" w:date="2020-08-24T07:09:00Z">
              <w:rPr>
                <w:rStyle w:val="fontstyle01"/>
                <w:rFonts w:ascii="Times New Roman" w:hAnsi="Times New Roman" w:cs="Times New Roman"/>
                <w:i/>
                <w:iCs/>
                <w:color w:val="FF0000"/>
                <w:sz w:val="24"/>
                <w:szCs w:val="24"/>
              </w:rPr>
            </w:rPrChange>
          </w:rPr>
          <w:t>from other by many standard</w:t>
        </w:r>
      </w:ins>
      <w:ins w:id="481" w:author="Xueliang Yang" w:date="2020-08-24T06:33:00Z">
        <w:r w:rsidR="003A26AC" w:rsidRPr="00DF2310">
          <w:rPr>
            <w:rStyle w:val="fontstyle01"/>
            <w:rFonts w:ascii="Times New Roman" w:hAnsi="Times New Roman" w:cs="Times New Roman"/>
            <w:color w:val="auto"/>
            <w:sz w:val="24"/>
            <w:szCs w:val="24"/>
            <w:rPrChange w:id="482" w:author="Xueliang Yang" w:date="2020-08-24T07:09:00Z">
              <w:rPr>
                <w:rStyle w:val="fontstyle01"/>
                <w:rFonts w:ascii="Times New Roman" w:hAnsi="Times New Roman" w:cs="Times New Roman"/>
                <w:i/>
                <w:iCs/>
                <w:color w:val="FF0000"/>
                <w:sz w:val="24"/>
                <w:szCs w:val="24"/>
              </w:rPr>
            </w:rPrChange>
          </w:rPr>
          <w:t xml:space="preserve"> deviations</w:t>
        </w:r>
        <w:r w:rsidR="003A26AC" w:rsidRPr="00DF2310">
          <w:rPr>
            <w:rStyle w:val="fontstyle01"/>
            <w:color w:val="auto"/>
            <w:sz w:val="24"/>
            <w:szCs w:val="24"/>
            <w:rPrChange w:id="483" w:author="Xueliang Yang" w:date="2020-08-24T07:09:00Z">
              <w:rPr>
                <w:rStyle w:val="fontstyle01"/>
                <w:i/>
                <w:iCs/>
                <w:color w:val="FF0000"/>
                <w:sz w:val="24"/>
                <w:szCs w:val="24"/>
              </w:rPr>
            </w:rPrChange>
          </w:rPr>
          <w:t xml:space="preserve">, and therefore in practice, the rare evaluation ends up using an expression </w:t>
        </w:r>
      </w:ins>
      <w:ins w:id="484" w:author="Xueliang Yang" w:date="2020-08-24T06:34:00Z">
        <w:r w:rsidR="003A26AC" w:rsidRPr="00DF2310">
          <w:rPr>
            <w:rStyle w:val="fontstyle01"/>
            <w:color w:val="auto"/>
            <w:sz w:val="24"/>
            <w:szCs w:val="24"/>
            <w:rPrChange w:id="485" w:author="Xueliang Yang" w:date="2020-08-24T07:09:00Z">
              <w:rPr>
                <w:rStyle w:val="fontstyle01"/>
                <w:i/>
                <w:iCs/>
                <w:color w:val="FF0000"/>
                <w:sz w:val="24"/>
                <w:szCs w:val="24"/>
              </w:rPr>
            </w:rPrChange>
          </w:rPr>
          <w:t xml:space="preserve">preferred by the </w:t>
        </w:r>
        <w:r w:rsidR="003A26AC" w:rsidRPr="00DF2310">
          <w:rPr>
            <w:rStyle w:val="fontstyle01"/>
            <w:rFonts w:ascii="Times New Roman" w:hAnsi="Times New Roman" w:cs="Times New Roman"/>
            <w:color w:val="auto"/>
            <w:sz w:val="24"/>
            <w:szCs w:val="24"/>
            <w:rPrChange w:id="486" w:author="Xueliang Yang" w:date="2020-08-24T07:09:00Z">
              <w:rPr>
                <w:rStyle w:val="fontstyle01"/>
                <w:rFonts w:ascii="Times New Roman" w:hAnsi="Times New Roman" w:cs="Times New Roman"/>
                <w:b/>
                <w:bCs/>
                <w:i/>
                <w:iCs/>
                <w:color w:val="FF0000"/>
                <w:sz w:val="24"/>
                <w:szCs w:val="24"/>
              </w:rPr>
            </w:rPrChange>
          </w:rPr>
          <w:t>evaluators</w:t>
        </w:r>
      </w:ins>
      <w:ins w:id="487" w:author="Xueliang Yang" w:date="2020-08-24T06:59:00Z">
        <w:r w:rsidR="004C2F76" w:rsidRPr="00DF2310">
          <w:rPr>
            <w:rStyle w:val="fontstyle01"/>
            <w:rFonts w:ascii="Times New Roman" w:hAnsi="Times New Roman" w:cs="Times New Roman"/>
            <w:color w:val="auto"/>
            <w:sz w:val="24"/>
            <w:szCs w:val="24"/>
            <w:rPrChange w:id="488" w:author="Xueliang Yang" w:date="2020-08-24T07:09:00Z">
              <w:rPr>
                <w:rStyle w:val="fontstyle01"/>
                <w:rFonts w:ascii="Times New Roman" w:hAnsi="Times New Roman" w:cs="Times New Roman"/>
                <w:i/>
                <w:iCs/>
                <w:color w:val="FF0000"/>
                <w:sz w:val="24"/>
                <w:szCs w:val="24"/>
              </w:rPr>
            </w:rPrChange>
          </w:rPr>
          <w:t>,</w:t>
        </w:r>
      </w:ins>
      <w:ins w:id="489" w:author="Xueliang Yang" w:date="2020-08-24T06:34:00Z">
        <w:r w:rsidR="003A26AC" w:rsidRPr="00DF2310">
          <w:rPr>
            <w:rStyle w:val="fontstyle01"/>
            <w:rFonts w:ascii="Times New Roman" w:hAnsi="Times New Roman" w:cs="Times New Roman"/>
            <w:color w:val="auto"/>
            <w:sz w:val="24"/>
            <w:szCs w:val="24"/>
            <w:rPrChange w:id="490" w:author="Xueliang Yang" w:date="2020-08-24T07:09:00Z">
              <w:rPr>
                <w:rStyle w:val="fontstyle01"/>
                <w:rFonts w:ascii="Times New Roman" w:hAnsi="Times New Roman" w:cs="Times New Roman"/>
                <w:b/>
                <w:bCs/>
                <w:i/>
                <w:iCs/>
                <w:color w:val="FF0000"/>
                <w:sz w:val="24"/>
                <w:szCs w:val="24"/>
              </w:rPr>
            </w:rPrChange>
          </w:rPr>
          <w:t xml:space="preserve"> or</w:t>
        </w:r>
      </w:ins>
      <w:ins w:id="491" w:author="Xueliang Yang" w:date="2020-08-24T06:59:00Z">
        <w:r w:rsidR="004C2F76" w:rsidRPr="00DF2310">
          <w:rPr>
            <w:rStyle w:val="fontstyle01"/>
            <w:rFonts w:ascii="Times New Roman" w:hAnsi="Times New Roman" w:cs="Times New Roman"/>
            <w:color w:val="auto"/>
            <w:sz w:val="24"/>
            <w:szCs w:val="24"/>
            <w:rPrChange w:id="492" w:author="Xueliang Yang" w:date="2020-08-24T07:09:00Z">
              <w:rPr>
                <w:rStyle w:val="fontstyle01"/>
                <w:rFonts w:ascii="Times New Roman" w:hAnsi="Times New Roman" w:cs="Times New Roman"/>
                <w:i/>
                <w:iCs/>
                <w:color w:val="FF0000"/>
                <w:sz w:val="24"/>
                <w:szCs w:val="24"/>
              </w:rPr>
            </w:rPrChange>
          </w:rPr>
          <w:t xml:space="preserve"> simple average of all available experi</w:t>
        </w:r>
      </w:ins>
      <w:ins w:id="493" w:author="Xueliang Yang" w:date="2020-08-24T07:00:00Z">
        <w:r w:rsidR="004C2F76" w:rsidRPr="00DF2310">
          <w:rPr>
            <w:rStyle w:val="fontstyle01"/>
            <w:rFonts w:ascii="Times New Roman" w:hAnsi="Times New Roman" w:cs="Times New Roman"/>
            <w:color w:val="auto"/>
            <w:sz w:val="24"/>
            <w:szCs w:val="24"/>
            <w:rPrChange w:id="494" w:author="Xueliang Yang" w:date="2020-08-24T07:09:00Z">
              <w:rPr>
                <w:rStyle w:val="fontstyle01"/>
                <w:rFonts w:ascii="Times New Roman" w:hAnsi="Times New Roman" w:cs="Times New Roman"/>
                <w:i/>
                <w:iCs/>
                <w:color w:val="FF0000"/>
                <w:sz w:val="24"/>
                <w:szCs w:val="24"/>
              </w:rPr>
            </w:rPrChange>
          </w:rPr>
          <w:t>mental data that were trusted by the evaluators</w:t>
        </w:r>
      </w:ins>
      <w:ins w:id="495" w:author="Xueliang Yang" w:date="2020-08-24T07:09:00Z">
        <w:r w:rsidR="00DF2310" w:rsidRPr="00DF2310">
          <w:rPr>
            <w:rStyle w:val="fontstyle01"/>
            <w:rFonts w:ascii="Times New Roman" w:hAnsi="Times New Roman" w:cs="Times New Roman"/>
            <w:color w:val="auto"/>
            <w:sz w:val="24"/>
            <w:szCs w:val="24"/>
            <w:rPrChange w:id="496" w:author="Xueliang Yang" w:date="2020-08-24T07:09:00Z">
              <w:rPr>
                <w:rStyle w:val="fontstyle01"/>
                <w:rFonts w:ascii="Times New Roman" w:hAnsi="Times New Roman" w:cs="Times New Roman"/>
                <w:i/>
                <w:iCs/>
                <w:color w:val="FF0000"/>
                <w:sz w:val="24"/>
                <w:szCs w:val="24"/>
              </w:rPr>
            </w:rPrChange>
          </w:rPr>
          <w:t>.</w:t>
        </w:r>
      </w:ins>
      <w:ins w:id="497" w:author="Xueliang Yang" w:date="2020-08-24T07:19:00Z">
        <w:r w:rsidR="00DF2310">
          <w:rPr>
            <w:rStyle w:val="fontstyle01"/>
            <w:rFonts w:ascii="Times New Roman" w:hAnsi="Times New Roman" w:cs="Times New Roman"/>
            <w:color w:val="auto"/>
            <w:sz w:val="24"/>
            <w:szCs w:val="24"/>
          </w:rPr>
          <w:t xml:space="preserve"> While th</w:t>
        </w:r>
      </w:ins>
      <w:ins w:id="498" w:author="Xueliang Yang" w:date="2020-08-24T07:20:00Z">
        <w:r w:rsidR="004C2B05">
          <w:rPr>
            <w:rStyle w:val="fontstyle01"/>
            <w:rFonts w:ascii="Times New Roman" w:hAnsi="Times New Roman" w:cs="Times New Roman"/>
            <w:color w:val="auto"/>
            <w:sz w:val="24"/>
            <w:szCs w:val="24"/>
          </w:rPr>
          <w:t xml:space="preserve">e </w:t>
        </w:r>
      </w:ins>
      <w:ins w:id="499" w:author="Xueliang Yang" w:date="2020-08-24T07:43:00Z">
        <w:r w:rsidR="00C05F2B">
          <w:rPr>
            <w:rStyle w:val="fontstyle01"/>
            <w:rFonts w:ascii="Times New Roman" w:hAnsi="Times New Roman" w:cs="Times New Roman"/>
            <w:color w:val="auto"/>
            <w:sz w:val="24"/>
            <w:szCs w:val="24"/>
          </w:rPr>
          <w:t>derived rates</w:t>
        </w:r>
      </w:ins>
      <w:ins w:id="500" w:author="Xueliang Yang" w:date="2020-08-24T07:19:00Z">
        <w:r w:rsidR="00DF2310">
          <w:rPr>
            <w:rStyle w:val="fontstyle01"/>
            <w:rFonts w:ascii="Times New Roman" w:hAnsi="Times New Roman" w:cs="Times New Roman"/>
            <w:color w:val="auto"/>
            <w:sz w:val="24"/>
            <w:szCs w:val="24"/>
          </w:rPr>
          <w:t xml:space="preserve"> </w:t>
        </w:r>
      </w:ins>
      <w:ins w:id="501" w:author="Xueliang Yang" w:date="2020-08-24T07:40:00Z">
        <w:r w:rsidR="00C05F2B">
          <w:rPr>
            <w:rStyle w:val="fontstyle01"/>
            <w:rFonts w:ascii="Times New Roman" w:hAnsi="Times New Roman" w:cs="Times New Roman"/>
            <w:color w:val="auto"/>
            <w:sz w:val="24"/>
            <w:szCs w:val="24"/>
          </w:rPr>
          <w:t>could</w:t>
        </w:r>
      </w:ins>
      <w:ins w:id="502" w:author="Xueliang Yang" w:date="2020-08-24T07:19:00Z">
        <w:r w:rsidR="00DF2310">
          <w:rPr>
            <w:rStyle w:val="fontstyle01"/>
            <w:rFonts w:ascii="Times New Roman" w:hAnsi="Times New Roman" w:cs="Times New Roman"/>
            <w:color w:val="auto"/>
            <w:sz w:val="24"/>
            <w:szCs w:val="24"/>
          </w:rPr>
          <w:t xml:space="preserve"> be </w:t>
        </w:r>
      </w:ins>
      <w:ins w:id="503" w:author="Xueliang Yang" w:date="2020-08-24T07:43:00Z">
        <w:r w:rsidR="00C05F2B">
          <w:rPr>
            <w:rStyle w:val="fontstyle01"/>
            <w:rFonts w:ascii="Times New Roman" w:hAnsi="Times New Roman" w:cs="Times New Roman"/>
            <w:color w:val="auto"/>
            <w:sz w:val="24"/>
            <w:szCs w:val="24"/>
          </w:rPr>
          <w:t>reasonable</w:t>
        </w:r>
      </w:ins>
      <w:ins w:id="504" w:author="Xueliang Yang" w:date="2020-08-24T07:19:00Z">
        <w:r w:rsidR="00DF2310">
          <w:rPr>
            <w:rStyle w:val="fontstyle01"/>
            <w:rFonts w:ascii="Times New Roman" w:hAnsi="Times New Roman" w:cs="Times New Roman"/>
            <w:color w:val="auto"/>
            <w:sz w:val="24"/>
            <w:szCs w:val="24"/>
          </w:rPr>
          <w:t xml:space="preserve"> </w:t>
        </w:r>
      </w:ins>
      <w:ins w:id="505" w:author="Xueliang Yang" w:date="2020-08-24T07:20:00Z">
        <w:r w:rsidR="004C2B05">
          <w:rPr>
            <w:rStyle w:val="fontstyle01"/>
            <w:rFonts w:ascii="Times New Roman" w:hAnsi="Times New Roman" w:cs="Times New Roman"/>
            <w:color w:val="auto"/>
            <w:sz w:val="24"/>
            <w:szCs w:val="24"/>
          </w:rPr>
          <w:t>since</w:t>
        </w:r>
      </w:ins>
      <w:ins w:id="506" w:author="Xueliang Yang" w:date="2020-08-24T07:19:00Z">
        <w:r w:rsidR="00DF2310">
          <w:rPr>
            <w:rStyle w:val="fontstyle01"/>
            <w:rFonts w:ascii="Times New Roman" w:hAnsi="Times New Roman" w:cs="Times New Roman"/>
            <w:color w:val="auto"/>
            <w:sz w:val="24"/>
            <w:szCs w:val="24"/>
          </w:rPr>
          <w:t xml:space="preserve"> th</w:t>
        </w:r>
        <w:r w:rsidR="004C2B05">
          <w:rPr>
            <w:rStyle w:val="fontstyle01"/>
            <w:rFonts w:ascii="Times New Roman" w:hAnsi="Times New Roman" w:cs="Times New Roman"/>
            <w:color w:val="auto"/>
            <w:sz w:val="24"/>
            <w:szCs w:val="24"/>
          </w:rPr>
          <w:t xml:space="preserve">ose experienced </w:t>
        </w:r>
      </w:ins>
      <w:ins w:id="507" w:author="Xueliang Yang" w:date="2020-08-24T07:20:00Z">
        <w:r w:rsidR="004C2B05">
          <w:rPr>
            <w:rStyle w:val="fontstyle01"/>
            <w:rFonts w:ascii="Times New Roman" w:hAnsi="Times New Roman" w:cs="Times New Roman"/>
            <w:color w:val="auto"/>
            <w:sz w:val="24"/>
            <w:szCs w:val="24"/>
          </w:rPr>
          <w:t>researcher</w:t>
        </w:r>
      </w:ins>
      <w:ins w:id="508" w:author="Xueliang Yang" w:date="2020-08-24T07:44:00Z">
        <w:r w:rsidR="00C05F2B">
          <w:rPr>
            <w:rStyle w:val="fontstyle01"/>
            <w:rFonts w:ascii="Times New Roman" w:hAnsi="Times New Roman" w:cs="Times New Roman"/>
            <w:color w:val="auto"/>
            <w:sz w:val="24"/>
            <w:szCs w:val="24"/>
          </w:rPr>
          <w:t>s</w:t>
        </w:r>
      </w:ins>
      <w:ins w:id="509" w:author="Xueliang Yang" w:date="2020-08-24T07:20:00Z">
        <w:r w:rsidR="004C2B05">
          <w:rPr>
            <w:rStyle w:val="fontstyle01"/>
            <w:rFonts w:ascii="Times New Roman" w:hAnsi="Times New Roman" w:cs="Times New Roman"/>
            <w:color w:val="auto"/>
            <w:sz w:val="24"/>
            <w:szCs w:val="24"/>
          </w:rPr>
          <w:t xml:space="preserve"> </w:t>
        </w:r>
      </w:ins>
      <w:ins w:id="510" w:author="Xueliang Yang" w:date="2020-08-24T07:21:00Z">
        <w:r w:rsidR="004C2B05">
          <w:rPr>
            <w:rStyle w:val="fontstyle01"/>
            <w:rFonts w:ascii="Times New Roman" w:hAnsi="Times New Roman" w:cs="Times New Roman"/>
            <w:color w:val="auto"/>
            <w:sz w:val="24"/>
            <w:szCs w:val="24"/>
          </w:rPr>
          <w:t>understood the drawbacks/advantages of most experimental technique</w:t>
        </w:r>
      </w:ins>
      <w:ins w:id="511" w:author="Xueliang Yang" w:date="2020-08-24T07:41:00Z">
        <w:r w:rsidR="00C05F2B">
          <w:rPr>
            <w:rStyle w:val="fontstyle01"/>
            <w:rFonts w:ascii="Times New Roman" w:hAnsi="Times New Roman" w:cs="Times New Roman"/>
            <w:color w:val="auto"/>
            <w:sz w:val="24"/>
            <w:szCs w:val="24"/>
          </w:rPr>
          <w:t>s</w:t>
        </w:r>
      </w:ins>
      <w:ins w:id="512" w:author="Xueliang Yang" w:date="2020-08-24T07:22:00Z">
        <w:r w:rsidR="004C2B05">
          <w:rPr>
            <w:rStyle w:val="fontstyle01"/>
            <w:rFonts w:ascii="Times New Roman" w:hAnsi="Times New Roman" w:cs="Times New Roman"/>
            <w:color w:val="auto"/>
            <w:sz w:val="24"/>
            <w:szCs w:val="24"/>
          </w:rPr>
          <w:t xml:space="preserve">, </w:t>
        </w:r>
      </w:ins>
      <w:ins w:id="513" w:author="Xueliang Yang" w:date="2020-08-24T07:44:00Z">
        <w:r w:rsidR="00C05F2B">
          <w:rPr>
            <w:rStyle w:val="fontstyle01"/>
            <w:rFonts w:ascii="Times New Roman" w:hAnsi="Times New Roman" w:cs="Times New Roman"/>
            <w:color w:val="auto"/>
            <w:sz w:val="24"/>
            <w:szCs w:val="24"/>
          </w:rPr>
          <w:t>the methodology</w:t>
        </w:r>
      </w:ins>
      <w:ins w:id="514" w:author="Xueliang Yang" w:date="2020-08-24T07:22:00Z">
        <w:r w:rsidR="004C2B05">
          <w:rPr>
            <w:rStyle w:val="fontstyle01"/>
            <w:rFonts w:ascii="Times New Roman" w:hAnsi="Times New Roman" w:cs="Times New Roman"/>
            <w:color w:val="auto"/>
            <w:sz w:val="24"/>
            <w:szCs w:val="24"/>
          </w:rPr>
          <w:t xml:space="preserve"> </w:t>
        </w:r>
      </w:ins>
      <w:ins w:id="515" w:author="Xueliang Yang" w:date="2020-08-24T07:45:00Z">
        <w:r w:rsidR="00C05F2B">
          <w:rPr>
            <w:rStyle w:val="fontstyle01"/>
            <w:rFonts w:ascii="Times New Roman" w:hAnsi="Times New Roman" w:cs="Times New Roman"/>
            <w:color w:val="auto"/>
            <w:sz w:val="24"/>
            <w:szCs w:val="24"/>
          </w:rPr>
          <w:t>wa</w:t>
        </w:r>
      </w:ins>
      <w:ins w:id="516" w:author="Xueliang Yang" w:date="2020-08-24T07:44:00Z">
        <w:r w:rsidR="00C05F2B">
          <w:rPr>
            <w:rStyle w:val="fontstyle01"/>
            <w:rFonts w:ascii="Times New Roman" w:hAnsi="Times New Roman" w:cs="Times New Roman"/>
            <w:color w:val="auto"/>
            <w:sz w:val="24"/>
            <w:szCs w:val="24"/>
          </w:rPr>
          <w:t>s not free o</w:t>
        </w:r>
      </w:ins>
      <w:ins w:id="517" w:author="Xueliang Yang" w:date="2020-08-24T07:45:00Z">
        <w:r w:rsidR="00C05F2B">
          <w:rPr>
            <w:rStyle w:val="fontstyle01"/>
            <w:rFonts w:ascii="Times New Roman" w:hAnsi="Times New Roman" w:cs="Times New Roman"/>
            <w:color w:val="auto"/>
            <w:sz w:val="24"/>
            <w:szCs w:val="24"/>
          </w:rPr>
          <w:t xml:space="preserve">f their personal bias/experience and </w:t>
        </w:r>
      </w:ins>
      <w:ins w:id="518" w:author="Xueliang Yang" w:date="2020-08-24T08:06:00Z">
        <w:r w:rsidR="008667B8">
          <w:rPr>
            <w:rStyle w:val="fontstyle01"/>
            <w:rFonts w:ascii="Times New Roman" w:hAnsi="Times New Roman" w:cs="Times New Roman"/>
            <w:color w:val="auto"/>
            <w:sz w:val="24"/>
            <w:szCs w:val="24"/>
          </w:rPr>
          <w:t xml:space="preserve">the simple average </w:t>
        </w:r>
      </w:ins>
      <w:ins w:id="519" w:author="Xueliang Yang" w:date="2020-08-24T07:22:00Z">
        <w:r w:rsidR="004C2B05">
          <w:rPr>
            <w:rStyle w:val="fontstyle01"/>
            <w:rFonts w:ascii="Times New Roman" w:hAnsi="Times New Roman" w:cs="Times New Roman"/>
            <w:color w:val="auto"/>
            <w:sz w:val="24"/>
            <w:szCs w:val="24"/>
          </w:rPr>
          <w:t xml:space="preserve">can potentially </w:t>
        </w:r>
      </w:ins>
      <w:ins w:id="520" w:author="Xueliang Yang" w:date="2020-08-24T08:06:00Z">
        <w:r w:rsidR="008667B8">
          <w:rPr>
            <w:rStyle w:val="fontstyle01"/>
            <w:rFonts w:ascii="Times New Roman" w:hAnsi="Times New Roman" w:cs="Times New Roman"/>
            <w:color w:val="auto"/>
            <w:sz w:val="24"/>
            <w:szCs w:val="24"/>
          </w:rPr>
          <w:t>undermine the effort of more accurate experimental measurements.</w:t>
        </w:r>
      </w:ins>
      <w:ins w:id="521" w:author="Xueliang Yang" w:date="2020-08-24T07:00:00Z">
        <w:r w:rsidR="004C2F76" w:rsidRPr="004C2B05">
          <w:rPr>
            <w:rStyle w:val="fontstyle01"/>
            <w:rFonts w:ascii="Times New Roman" w:hAnsi="Times New Roman" w:cs="Times New Roman"/>
            <w:color w:val="FF0000"/>
            <w:sz w:val="24"/>
            <w:szCs w:val="24"/>
            <w:rPrChange w:id="522" w:author="Xueliang Yang" w:date="2020-08-24T07:21:00Z">
              <w:rPr>
                <w:rStyle w:val="fontstyle01"/>
                <w:rFonts w:ascii="Times New Roman" w:hAnsi="Times New Roman" w:cs="Times New Roman"/>
                <w:i/>
                <w:iCs/>
                <w:color w:val="FF0000"/>
                <w:sz w:val="24"/>
                <w:szCs w:val="24"/>
              </w:rPr>
            </w:rPrChange>
          </w:rPr>
          <w:t xml:space="preserve"> </w:t>
        </w:r>
      </w:ins>
      <w:ins w:id="523" w:author="Xueliang Yang" w:date="2020-08-24T06:59:00Z">
        <w:r w:rsidR="004C2F76" w:rsidRPr="004C2B05">
          <w:rPr>
            <w:rStyle w:val="fontstyle01"/>
            <w:rFonts w:ascii="Times New Roman" w:hAnsi="Times New Roman" w:cs="Times New Roman"/>
            <w:color w:val="FF0000"/>
            <w:sz w:val="24"/>
            <w:szCs w:val="24"/>
            <w:rPrChange w:id="524" w:author="Xueliang Yang" w:date="2020-08-24T07:21:00Z">
              <w:rPr>
                <w:rStyle w:val="fontstyle01"/>
                <w:rFonts w:ascii="Times New Roman" w:hAnsi="Times New Roman" w:cs="Times New Roman"/>
                <w:i/>
                <w:iCs/>
                <w:color w:val="FF0000"/>
                <w:sz w:val="24"/>
                <w:szCs w:val="24"/>
              </w:rPr>
            </w:rPrChange>
          </w:rPr>
          <w:t xml:space="preserve"> </w:t>
        </w:r>
      </w:ins>
      <w:ins w:id="525" w:author="Xueliang Yang" w:date="2020-08-24T06:34:00Z">
        <w:r w:rsidR="003A26AC" w:rsidRPr="004C2B05">
          <w:rPr>
            <w:rStyle w:val="fontstyle01"/>
            <w:rFonts w:ascii="Times New Roman" w:hAnsi="Times New Roman" w:cs="Times New Roman"/>
            <w:b/>
            <w:bCs/>
            <w:color w:val="FF0000"/>
            <w:sz w:val="24"/>
            <w:szCs w:val="24"/>
            <w:rPrChange w:id="526" w:author="Xueliang Yang" w:date="2020-08-24T07:21:00Z">
              <w:rPr>
                <w:rStyle w:val="fontstyle01"/>
                <w:rFonts w:ascii="Times New Roman" w:hAnsi="Times New Roman" w:cs="Times New Roman"/>
                <w:b/>
                <w:bCs/>
                <w:i/>
                <w:iCs/>
                <w:color w:val="FF0000"/>
                <w:sz w:val="24"/>
                <w:szCs w:val="24"/>
              </w:rPr>
            </w:rPrChange>
          </w:rPr>
          <w:t xml:space="preserve"> </w:t>
        </w:r>
        <w:r w:rsidR="003A26AC" w:rsidRPr="004C2B05">
          <w:rPr>
            <w:rStyle w:val="fontstyle01"/>
            <w:color w:val="auto"/>
            <w:sz w:val="24"/>
            <w:szCs w:val="24"/>
            <w:rPrChange w:id="527" w:author="Xueliang Yang" w:date="2020-08-24T07:21:00Z">
              <w:rPr>
                <w:rStyle w:val="fontstyle01"/>
                <w:i/>
                <w:iCs/>
                <w:color w:val="FF0000"/>
                <w:sz w:val="24"/>
                <w:szCs w:val="24"/>
              </w:rPr>
            </w:rPrChange>
          </w:rPr>
          <w:t xml:space="preserve"> </w:t>
        </w:r>
      </w:ins>
      <w:ins w:id="528" w:author="Xueliang Yang" w:date="2020-08-24T06:33:00Z">
        <w:r w:rsidR="003A26AC" w:rsidRPr="004C2B05">
          <w:rPr>
            <w:rStyle w:val="fontstyle01"/>
            <w:color w:val="auto"/>
            <w:sz w:val="24"/>
            <w:szCs w:val="24"/>
            <w:rPrChange w:id="529" w:author="Xueliang Yang" w:date="2020-08-24T07:21:00Z">
              <w:rPr>
                <w:rStyle w:val="fontstyle01"/>
                <w:i/>
                <w:iCs/>
                <w:color w:val="FF0000"/>
                <w:sz w:val="24"/>
                <w:szCs w:val="24"/>
              </w:rPr>
            </w:rPrChange>
          </w:rPr>
          <w:t xml:space="preserve">   </w:t>
        </w:r>
      </w:ins>
      <w:ins w:id="530" w:author="Xueliang Yang" w:date="2020-08-24T06:24:00Z">
        <w:r w:rsidR="00305F10" w:rsidRPr="004C2B05">
          <w:rPr>
            <w:rStyle w:val="fontstyle01"/>
            <w:i/>
            <w:iCs/>
            <w:color w:val="auto"/>
            <w:sz w:val="24"/>
            <w:szCs w:val="24"/>
            <w:rPrChange w:id="531" w:author="Xueliang Yang" w:date="2020-08-24T07:21:00Z">
              <w:rPr>
                <w:rStyle w:val="fontstyle01"/>
                <w:color w:val="FF0000"/>
                <w:sz w:val="24"/>
                <w:szCs w:val="24"/>
              </w:rPr>
            </w:rPrChange>
          </w:rPr>
          <w:t xml:space="preserve"> </w:t>
        </w:r>
      </w:ins>
    </w:p>
    <w:p w14:paraId="6552777F" w14:textId="77777777" w:rsidR="00B64B59" w:rsidRDefault="00B64B59" w:rsidP="00B64B59">
      <w:pPr>
        <w:spacing w:line="480" w:lineRule="auto"/>
        <w:jc w:val="both"/>
        <w:rPr>
          <w:ins w:id="532" w:author="Xueliang Yang" w:date="2020-08-24T08:38:00Z"/>
          <w:rStyle w:val="fontstyle01"/>
          <w:i/>
          <w:iCs/>
          <w:color w:val="auto"/>
          <w:sz w:val="24"/>
          <w:szCs w:val="24"/>
        </w:rPr>
      </w:pPr>
    </w:p>
    <w:p w14:paraId="19FBE5B5" w14:textId="3311E442" w:rsidR="008667B8" w:rsidRDefault="00341DF6" w:rsidP="00B64B59">
      <w:pPr>
        <w:spacing w:line="480" w:lineRule="auto"/>
        <w:jc w:val="both"/>
        <w:rPr>
          <w:ins w:id="533" w:author="Xueliang Yang" w:date="2020-08-24T08:13:00Z"/>
          <w:rFonts w:ascii="Times New Roman" w:hAnsi="Times New Roman" w:cs="Times New Roman"/>
        </w:rPr>
        <w:pPrChange w:id="534" w:author="Xueliang Yang" w:date="2020-08-24T08:38:00Z">
          <w:pPr>
            <w:spacing w:line="480" w:lineRule="auto"/>
            <w:ind w:firstLine="720"/>
            <w:jc w:val="both"/>
          </w:pPr>
        </w:pPrChange>
      </w:pPr>
      <w:del w:id="535" w:author="Xueliang Yang" w:date="2020-08-23T22:19:00Z">
        <w:r w:rsidDel="00BA2624">
          <w:rPr>
            <w:rFonts w:ascii="Times New Roman" w:hAnsi="Times New Roman" w:cs="Times New Roman"/>
          </w:rPr>
          <w:delText>Nevertheless</w:delText>
        </w:r>
        <w:r w:rsidR="00621FA4" w:rsidDel="00BA2624">
          <w:rPr>
            <w:rFonts w:ascii="Times New Roman" w:hAnsi="Times New Roman" w:cs="Times New Roman"/>
          </w:rPr>
          <w:delText>, t</w:delText>
        </w:r>
        <w:r w:rsidR="0062633F" w:rsidDel="00BA2624">
          <w:rPr>
            <w:rFonts w:ascii="Times New Roman" w:hAnsi="Times New Roman" w:cs="Times New Roman"/>
          </w:rPr>
          <w:delText>hose</w:delText>
        </w:r>
        <w:r w:rsidDel="00BA2624">
          <w:rPr>
            <w:rFonts w:ascii="Times New Roman" w:hAnsi="Times New Roman" w:cs="Times New Roman"/>
          </w:rPr>
          <w:delText xml:space="preserve"> direct </w:delText>
        </w:r>
        <w:r w:rsidR="00621FA4" w:rsidDel="00BA2624">
          <w:rPr>
            <w:rFonts w:ascii="Times New Roman" w:hAnsi="Times New Roman" w:cs="Times New Roman"/>
          </w:rPr>
          <w:delText>rate measurements have</w:delText>
        </w:r>
        <w:r w:rsidDel="00BA2624">
          <w:rPr>
            <w:rFonts w:ascii="Times New Roman" w:hAnsi="Times New Roman" w:cs="Times New Roman"/>
          </w:rPr>
          <w:delText xml:space="preserve"> </w:delText>
        </w:r>
        <w:r w:rsidR="00621FA4" w:rsidDel="00BA2624">
          <w:rPr>
            <w:rFonts w:ascii="Times New Roman" w:hAnsi="Times New Roman" w:cs="Times New Roman"/>
          </w:rPr>
          <w:delText>larger uncertainties</w:delText>
        </w:r>
        <w:r w:rsidDel="00BA2624">
          <w:rPr>
            <w:rFonts w:ascii="Times New Roman" w:hAnsi="Times New Roman" w:cs="Times New Roman"/>
          </w:rPr>
          <w:delText xml:space="preserve"> </w:delText>
        </w:r>
        <w:r w:rsidR="00621FA4" w:rsidDel="00BA2624">
          <w:rPr>
            <w:rFonts w:ascii="Times New Roman" w:hAnsi="Times New Roman" w:cs="Times New Roman"/>
          </w:rPr>
          <w:delText>due to the limitation</w:delText>
        </w:r>
        <w:r w:rsidR="0033395B" w:rsidDel="00BA2624">
          <w:rPr>
            <w:rFonts w:ascii="Times New Roman" w:hAnsi="Times New Roman" w:cs="Times New Roman"/>
          </w:rPr>
          <w:delText>s or drawbacks</w:delText>
        </w:r>
        <w:r w:rsidR="00621FA4" w:rsidDel="00BA2624">
          <w:rPr>
            <w:rFonts w:ascii="Times New Roman" w:hAnsi="Times New Roman" w:cs="Times New Roman"/>
          </w:rPr>
          <w:delText xml:space="preserve"> of measuring techniques</w:delText>
        </w:r>
        <w:r w:rsidR="00B12069" w:rsidDel="00BA2624">
          <w:rPr>
            <w:rFonts w:ascii="Times New Roman" w:hAnsi="Times New Roman" w:cs="Times New Roman"/>
          </w:rPr>
          <w:delText xml:space="preserve"> should also be fairly treated since they contain rich kinetic information as well and could impose positive constrain</w:delText>
        </w:r>
        <w:r w:rsidR="002C1D6F" w:rsidDel="00BA2624">
          <w:rPr>
            <w:rFonts w:ascii="Times New Roman" w:hAnsi="Times New Roman" w:cs="Times New Roman"/>
          </w:rPr>
          <w:delText>t</w:delText>
        </w:r>
        <w:r w:rsidR="00B12069" w:rsidDel="00BA2624">
          <w:rPr>
            <w:rFonts w:ascii="Times New Roman" w:hAnsi="Times New Roman" w:cs="Times New Roman"/>
          </w:rPr>
          <w:delText xml:space="preserve"> on model optimization.</w:delText>
        </w:r>
        <w:r w:rsidR="00A916B4" w:rsidDel="00BA2624">
          <w:rPr>
            <w:rFonts w:ascii="Times New Roman" w:hAnsi="Times New Roman" w:cs="Times New Roman"/>
          </w:rPr>
          <w:delText xml:space="preserve"> </w:delText>
        </w:r>
      </w:del>
      <w:r w:rsidR="00A916B4">
        <w:rPr>
          <w:rFonts w:ascii="Times New Roman" w:hAnsi="Times New Roman" w:cs="Times New Roman"/>
        </w:rPr>
        <w:t>To</w:t>
      </w:r>
      <w:r w:rsidR="00C16462">
        <w:rPr>
          <w:rFonts w:ascii="Times New Roman" w:hAnsi="Times New Roman" w:cs="Times New Roman"/>
        </w:rPr>
        <w:t xml:space="preserve"> avoid a dilemma </w:t>
      </w:r>
      <w:r w:rsidR="006235D4">
        <w:rPr>
          <w:rFonts w:ascii="Times New Roman" w:hAnsi="Times New Roman" w:cs="Times New Roman"/>
        </w:rPr>
        <w:t>that</w:t>
      </w:r>
      <w:r w:rsidR="00C16462">
        <w:rPr>
          <w:rFonts w:ascii="Times New Roman" w:hAnsi="Times New Roman" w:cs="Times New Roman"/>
        </w:rPr>
        <w:t xml:space="preserve"> </w:t>
      </w:r>
      <w:r w:rsidR="0073660E">
        <w:rPr>
          <w:rFonts w:ascii="Times New Roman" w:hAnsi="Times New Roman" w:cs="Times New Roman"/>
        </w:rPr>
        <w:t xml:space="preserve">which </w:t>
      </w:r>
      <w:del w:id="536" w:author="Xueliang Yang" w:date="2020-08-24T08:07:00Z">
        <w:r w:rsidR="00C16462" w:rsidDel="008667B8">
          <w:rPr>
            <w:rFonts w:ascii="Times New Roman" w:hAnsi="Times New Roman" w:cs="Times New Roman"/>
          </w:rPr>
          <w:delText>reaction rate</w:delText>
        </w:r>
        <w:r w:rsidR="0073660E" w:rsidDel="008667B8">
          <w:rPr>
            <w:rFonts w:ascii="Times New Roman" w:hAnsi="Times New Roman" w:cs="Times New Roman"/>
          </w:rPr>
          <w:delText xml:space="preserve"> to choose for</w:delText>
        </w:r>
        <w:r w:rsidR="005A19EB" w:rsidDel="008667B8">
          <w:rPr>
            <w:rFonts w:ascii="Times New Roman" w:hAnsi="Times New Roman" w:cs="Times New Roman"/>
          </w:rPr>
          <w:delText xml:space="preserve"> each </w:delText>
        </w:r>
        <w:r w:rsidR="0073660E" w:rsidDel="008667B8">
          <w:rPr>
            <w:rFonts w:ascii="Times New Roman" w:hAnsi="Times New Roman" w:cs="Times New Roman"/>
          </w:rPr>
          <w:delText>reaction</w:delText>
        </w:r>
      </w:del>
      <w:ins w:id="537" w:author="Xueliang Yang" w:date="2020-08-24T08:07:00Z">
        <w:r w:rsidR="008667B8">
          <w:rPr>
            <w:rFonts w:ascii="Times New Roman" w:hAnsi="Times New Roman" w:cs="Times New Roman"/>
          </w:rPr>
          <w:t>data to choose/trust</w:t>
        </w:r>
      </w:ins>
      <w:ins w:id="538" w:author="Xueliang Yang" w:date="2020-08-24T08:12:00Z">
        <w:r w:rsidR="008667B8">
          <w:rPr>
            <w:rFonts w:ascii="Times New Roman" w:hAnsi="Times New Roman" w:cs="Times New Roman"/>
          </w:rPr>
          <w:t xml:space="preserve"> and how to assign the </w:t>
        </w:r>
      </w:ins>
      <w:ins w:id="539" w:author="Xueliang Yang" w:date="2020-08-24T08:13:00Z">
        <w:r w:rsidR="008667B8">
          <w:rPr>
            <w:rFonts w:ascii="Times New Roman" w:hAnsi="Times New Roman" w:cs="Times New Roman"/>
          </w:rPr>
          <w:t>uncertainties</w:t>
        </w:r>
      </w:ins>
      <w:r w:rsidR="00C16462">
        <w:rPr>
          <w:rFonts w:ascii="Times New Roman" w:hAnsi="Times New Roman" w:cs="Times New Roman"/>
        </w:rPr>
        <w:t>,</w:t>
      </w:r>
      <w:r w:rsidR="009E44BF">
        <w:rPr>
          <w:rFonts w:ascii="Times New Roman" w:hAnsi="Times New Roman" w:cs="Times New Roman"/>
        </w:rPr>
        <w:t xml:space="preserve"> </w:t>
      </w:r>
      <w:del w:id="540" w:author="Xueliang Yang" w:date="2020-08-24T08:13:00Z">
        <w:r w:rsidR="009E44BF" w:rsidDel="008667B8">
          <w:rPr>
            <w:rFonts w:ascii="Times New Roman" w:hAnsi="Times New Roman" w:cs="Times New Roman"/>
          </w:rPr>
          <w:delText>it is recommended</w:delText>
        </w:r>
      </w:del>
      <w:ins w:id="541" w:author="Xueliang Yang" w:date="2020-08-24T08:13:00Z">
        <w:r w:rsidR="008667B8">
          <w:rPr>
            <w:rFonts w:ascii="Times New Roman" w:hAnsi="Times New Roman" w:cs="Times New Roman"/>
          </w:rPr>
          <w:t xml:space="preserve">we propose a more systematic </w:t>
        </w:r>
      </w:ins>
      <w:ins w:id="542" w:author="Xueliang Yang" w:date="2020-08-24T09:14:00Z">
        <w:r w:rsidR="00394A05">
          <w:rPr>
            <w:rFonts w:ascii="Times New Roman" w:hAnsi="Times New Roman" w:cs="Times New Roman"/>
          </w:rPr>
          <w:t>approach to e</w:t>
        </w:r>
      </w:ins>
      <w:ins w:id="543" w:author="Xueliang Yang" w:date="2020-08-24T08:17:00Z">
        <w:r w:rsidR="006829DD">
          <w:rPr>
            <w:rFonts w:ascii="Times New Roman" w:hAnsi="Times New Roman" w:cs="Times New Roman"/>
          </w:rPr>
          <w:t>:</w:t>
        </w:r>
      </w:ins>
    </w:p>
    <w:p w14:paraId="6392BC0F" w14:textId="4ACAD2E8" w:rsidR="00952A56" w:rsidRDefault="009E44BF" w:rsidP="00DF2310">
      <w:pPr>
        <w:spacing w:line="480" w:lineRule="auto"/>
        <w:ind w:firstLine="720"/>
        <w:jc w:val="both"/>
        <w:rPr>
          <w:ins w:id="544" w:author="Xueliang Yang" w:date="2020-08-24T08:29:00Z"/>
          <w:rFonts w:ascii="Times New Roman" w:hAnsi="Times New Roman" w:cs="Times New Roman"/>
        </w:rPr>
      </w:pPr>
      <w:r>
        <w:rPr>
          <w:rFonts w:ascii="Times New Roman" w:hAnsi="Times New Roman" w:cs="Times New Roman"/>
        </w:rPr>
        <w:lastRenderedPageBreak/>
        <w:t xml:space="preserve"> </w:t>
      </w:r>
      <w:del w:id="545" w:author="Xueliang Yang" w:date="2020-08-24T08:13:00Z">
        <w:r w:rsidDel="008667B8">
          <w:rPr>
            <w:rFonts w:ascii="Times New Roman" w:hAnsi="Times New Roman" w:cs="Times New Roman"/>
          </w:rPr>
          <w:delText xml:space="preserve">to </w:delText>
        </w:r>
      </w:del>
      <w:ins w:id="546" w:author="Xueliang Yang" w:date="2020-08-24T08:14:00Z">
        <w:r w:rsidR="008667B8">
          <w:rPr>
            <w:rFonts w:ascii="Times New Roman" w:hAnsi="Times New Roman" w:cs="Times New Roman"/>
          </w:rPr>
          <w:t xml:space="preserve">1) </w:t>
        </w:r>
      </w:ins>
      <w:del w:id="547" w:author="Xueliang Yang" w:date="2020-08-24T08:17:00Z">
        <w:r w:rsidR="009525A3" w:rsidDel="006829DD">
          <w:rPr>
            <w:rFonts w:ascii="Times New Roman" w:hAnsi="Times New Roman" w:cs="Times New Roman" w:hint="eastAsia"/>
          </w:rPr>
          <w:delText>properly</w:delText>
        </w:r>
        <w:r w:rsidR="009525A3" w:rsidDel="006829DD">
          <w:rPr>
            <w:rFonts w:ascii="Times New Roman" w:hAnsi="Times New Roman" w:cs="Times New Roman"/>
          </w:rPr>
          <w:delText xml:space="preserve"> </w:delText>
        </w:r>
      </w:del>
      <w:r w:rsidR="0073660E">
        <w:rPr>
          <w:rFonts w:ascii="Times New Roman" w:hAnsi="Times New Roman" w:cs="Times New Roman"/>
        </w:rPr>
        <w:t>assign</w:t>
      </w:r>
      <w:del w:id="548" w:author="Xueliang Yang" w:date="2020-08-24T08:17:00Z">
        <w:r w:rsidR="0073660E" w:rsidDel="006829DD">
          <w:rPr>
            <w:rFonts w:ascii="Times New Roman" w:hAnsi="Times New Roman" w:cs="Times New Roman"/>
          </w:rPr>
          <w:delText>ed</w:delText>
        </w:r>
      </w:del>
      <w:r w:rsidR="0073660E">
        <w:rPr>
          <w:rFonts w:ascii="Times New Roman" w:hAnsi="Times New Roman" w:cs="Times New Roman"/>
        </w:rPr>
        <w:t xml:space="preserve"> </w:t>
      </w:r>
      <w:r>
        <w:rPr>
          <w:rFonts w:ascii="Times New Roman" w:hAnsi="Times New Roman" w:cs="Times New Roman"/>
        </w:rPr>
        <w:t xml:space="preserve">weights </w:t>
      </w:r>
      <w:r w:rsidR="0073660E">
        <w:rPr>
          <w:rFonts w:ascii="Times New Roman" w:hAnsi="Times New Roman" w:cs="Times New Roman"/>
        </w:rPr>
        <w:t xml:space="preserve">to each </w:t>
      </w:r>
      <w:r w:rsidR="0043155B">
        <w:rPr>
          <w:rFonts w:ascii="Times New Roman" w:hAnsi="Times New Roman" w:cs="Times New Roman"/>
        </w:rPr>
        <w:t xml:space="preserve">measured </w:t>
      </w:r>
      <w:proofErr w:type="gramStart"/>
      <w:r w:rsidR="0043155B">
        <w:rPr>
          <w:rFonts w:ascii="Times New Roman" w:hAnsi="Times New Roman" w:cs="Times New Roman"/>
        </w:rPr>
        <w:t>rates</w:t>
      </w:r>
      <w:proofErr w:type="gramEnd"/>
      <w:r w:rsidR="0043155B">
        <w:rPr>
          <w:rFonts w:ascii="Times New Roman" w:hAnsi="Times New Roman" w:cs="Times New Roman"/>
        </w:rPr>
        <w:t xml:space="preserve"> </w:t>
      </w:r>
      <w:ins w:id="549" w:author="Xueliang Yang" w:date="2020-08-24T08:20:00Z">
        <w:r w:rsidR="006829DD">
          <w:rPr>
            <w:rFonts w:ascii="Times New Roman" w:hAnsi="Times New Roman" w:cs="Times New Roman"/>
          </w:rPr>
          <w:t xml:space="preserve">at particular temperature/pressure </w:t>
        </w:r>
      </w:ins>
      <w:r w:rsidR="0043155B">
        <w:rPr>
          <w:rFonts w:ascii="Times New Roman" w:hAnsi="Times New Roman" w:cs="Times New Roman"/>
        </w:rPr>
        <w:t xml:space="preserve">according to their </w:t>
      </w:r>
      <w:ins w:id="550" w:author="Xueliang Yang" w:date="2020-08-24T08:20:00Z">
        <w:r w:rsidR="006829DD">
          <w:rPr>
            <w:rFonts w:ascii="Times New Roman" w:hAnsi="Times New Roman" w:cs="Times New Roman"/>
          </w:rPr>
          <w:t xml:space="preserve">reported </w:t>
        </w:r>
      </w:ins>
      <w:r w:rsidR="0043155B">
        <w:rPr>
          <w:rFonts w:ascii="Times New Roman" w:hAnsi="Times New Roman" w:cs="Times New Roman"/>
        </w:rPr>
        <w:t>uncertainties</w:t>
      </w:r>
      <w:r>
        <w:rPr>
          <w:rFonts w:ascii="Times New Roman" w:hAnsi="Times New Roman" w:cs="Times New Roman"/>
        </w:rPr>
        <w:t xml:space="preserve"> yielding</w:t>
      </w:r>
      <w:r w:rsidR="0073660E">
        <w:rPr>
          <w:rFonts w:ascii="Times New Roman" w:hAnsi="Times New Roman" w:cs="Times New Roman"/>
        </w:rPr>
        <w:t xml:space="preserve"> a </w:t>
      </w:r>
      <w:r w:rsidR="00BC1D0D">
        <w:rPr>
          <w:rFonts w:ascii="Times New Roman" w:hAnsi="Times New Roman" w:cs="Times New Roman"/>
        </w:rPr>
        <w:t xml:space="preserve">weighted </w:t>
      </w:r>
      <w:r w:rsidR="0073660E">
        <w:rPr>
          <w:rFonts w:ascii="Times New Roman" w:hAnsi="Times New Roman" w:cs="Times New Roman"/>
        </w:rPr>
        <w:t>average rate</w:t>
      </w:r>
      <w:ins w:id="551" w:author="Xueliang Yang" w:date="2020-08-24T08:21:00Z">
        <w:r w:rsidR="006829DD">
          <w:rPr>
            <w:rFonts w:ascii="Times New Roman" w:hAnsi="Times New Roman" w:cs="Times New Roman"/>
          </w:rPr>
          <w:t xml:space="preserve"> based on statistical principles</w:t>
        </w:r>
      </w:ins>
      <w:r w:rsidR="00DE235C">
        <w:rPr>
          <w:rFonts w:ascii="Times New Roman" w:hAnsi="Times New Roman" w:cs="Times New Roman"/>
        </w:rPr>
        <w:t>.</w:t>
      </w:r>
      <w:r w:rsidR="003F38DD">
        <w:rPr>
          <w:rFonts w:ascii="Times New Roman" w:hAnsi="Times New Roman" w:cs="Times New Roman"/>
        </w:rPr>
        <w:t xml:space="preserve"> </w:t>
      </w:r>
      <w:del w:id="552" w:author="Xueliang Yang" w:date="2020-08-24T08:17:00Z">
        <w:r w:rsidR="003F38DD" w:rsidDel="006829DD">
          <w:rPr>
            <w:rFonts w:ascii="Times New Roman" w:hAnsi="Times New Roman" w:cs="Times New Roman"/>
          </w:rPr>
          <w:delText xml:space="preserve">In previous works, </w:delText>
        </w:r>
        <w:r w:rsidR="00DE235C" w:rsidDel="006829DD">
          <w:rPr>
            <w:rFonts w:ascii="Times New Roman" w:hAnsi="Times New Roman" w:cs="Times New Roman"/>
          </w:rPr>
          <w:delText xml:space="preserve">the </w:delText>
        </w:r>
        <w:r w:rsidR="00B073EB" w:rsidDel="006829DD">
          <w:rPr>
            <w:rFonts w:ascii="Times New Roman" w:hAnsi="Times New Roman" w:cs="Times New Roman"/>
          </w:rPr>
          <w:delText>weight</w:delText>
        </w:r>
        <w:r w:rsidR="00DE235C" w:rsidDel="006829DD">
          <w:rPr>
            <w:rFonts w:ascii="Times New Roman" w:hAnsi="Times New Roman" w:cs="Times New Roman"/>
          </w:rPr>
          <w:delText>s</w:delText>
        </w:r>
        <w:r w:rsidR="00B073EB" w:rsidDel="006829DD">
          <w:rPr>
            <w:rFonts w:ascii="Times New Roman" w:hAnsi="Times New Roman" w:cs="Times New Roman"/>
          </w:rPr>
          <w:delText xml:space="preserve"> assigned to the experiments were usually empirical</w:delText>
        </w:r>
        <w:r w:rsidR="00DE235C" w:rsidDel="006829DD">
          <w:rPr>
            <w:rFonts w:ascii="Times New Roman" w:hAnsi="Times New Roman" w:cs="Times New Roman"/>
          </w:rPr>
          <w:delText xml:space="preserve"> through experience </w:delText>
        </w:r>
        <w:r w:rsidR="004A2F09" w:rsidDel="006829DD">
          <w:rPr>
            <w:rFonts w:ascii="Times New Roman" w:hAnsi="Times New Roman" w:cs="Times New Roman"/>
          </w:rPr>
          <w:delText>and</w:delText>
        </w:r>
        <w:r w:rsidR="00DE235C" w:rsidDel="006829DD">
          <w:rPr>
            <w:rFonts w:ascii="Times New Roman" w:hAnsi="Times New Roman" w:cs="Times New Roman"/>
          </w:rPr>
          <w:delText xml:space="preserve"> intuition, or </w:delText>
        </w:r>
        <w:r w:rsidR="00413A5B" w:rsidDel="006829DD">
          <w:rPr>
            <w:rFonts w:ascii="Times New Roman" w:hAnsi="Times New Roman" w:cs="Times New Roman"/>
          </w:rPr>
          <w:delText>simply</w:delText>
        </w:r>
        <w:r w:rsidR="00DE235C" w:rsidDel="006829DD">
          <w:rPr>
            <w:rFonts w:ascii="Times New Roman" w:hAnsi="Times New Roman" w:cs="Times New Roman"/>
          </w:rPr>
          <w:delText xml:space="preserve"> set as unity for</w:delText>
        </w:r>
        <w:r w:rsidR="00AC6CA8" w:rsidDel="006829DD">
          <w:rPr>
            <w:rFonts w:ascii="Times New Roman" w:hAnsi="Times New Roman" w:cs="Times New Roman"/>
          </w:rPr>
          <w:delText xml:space="preserve"> all</w:delText>
        </w:r>
        <w:r w:rsidR="00D31C3A" w:rsidDel="006829DD">
          <w:rPr>
            <w:rFonts w:ascii="Times New Roman" w:hAnsi="Times New Roman" w:cs="Times New Roman"/>
          </w:rPr>
          <w:delText>.</w:delText>
        </w:r>
      </w:del>
      <w:ins w:id="553" w:author="Xueliang Yang" w:date="2020-08-24T08:19:00Z">
        <w:r w:rsidR="006829DD">
          <w:rPr>
            <w:rFonts w:ascii="Times New Roman" w:hAnsi="Times New Roman" w:cs="Times New Roman"/>
          </w:rPr>
          <w:t xml:space="preserve">The </w:t>
        </w:r>
      </w:ins>
      <w:ins w:id="554" w:author="Xueliang Yang" w:date="2020-08-24T08:20:00Z">
        <w:r w:rsidR="006829DD">
          <w:rPr>
            <w:rFonts w:ascii="Times New Roman" w:hAnsi="Times New Roman" w:cs="Times New Roman"/>
          </w:rPr>
          <w:t xml:space="preserve">weighed uncertainty can be </w:t>
        </w:r>
      </w:ins>
      <w:ins w:id="555" w:author="Xueliang Yang" w:date="2020-08-24T08:23:00Z">
        <w:r w:rsidR="006829DD">
          <w:rPr>
            <w:rFonts w:ascii="Times New Roman" w:hAnsi="Times New Roman" w:cs="Times New Roman"/>
          </w:rPr>
          <w:t>derived</w:t>
        </w:r>
      </w:ins>
      <w:ins w:id="556" w:author="Xueliang Yang" w:date="2020-08-24T08:21:00Z">
        <w:r w:rsidR="006829DD">
          <w:rPr>
            <w:rFonts w:ascii="Times New Roman" w:hAnsi="Times New Roman" w:cs="Times New Roman"/>
          </w:rPr>
          <w:t xml:space="preserve"> </w:t>
        </w:r>
      </w:ins>
      <w:ins w:id="557" w:author="Xueliang Yang" w:date="2020-08-24T08:23:00Z">
        <w:r w:rsidR="006829DD">
          <w:rPr>
            <w:rFonts w:ascii="Times New Roman" w:hAnsi="Times New Roman" w:cs="Times New Roman"/>
          </w:rPr>
          <w:t>along</w:t>
        </w:r>
      </w:ins>
      <w:ins w:id="558" w:author="Xueliang Yang" w:date="2020-08-24T08:22:00Z">
        <w:r w:rsidR="006829DD">
          <w:rPr>
            <w:rFonts w:ascii="Times New Roman" w:hAnsi="Times New Roman" w:cs="Times New Roman"/>
          </w:rPr>
          <w:t xml:space="preserve"> </w:t>
        </w:r>
      </w:ins>
      <w:ins w:id="559" w:author="Xueliang Yang" w:date="2020-08-24T08:28:00Z">
        <w:r w:rsidR="00982153">
          <w:rPr>
            <w:rFonts w:ascii="Times New Roman" w:hAnsi="Times New Roman" w:cs="Times New Roman"/>
          </w:rPr>
          <w:t xml:space="preserve">with </w:t>
        </w:r>
      </w:ins>
      <w:ins w:id="560" w:author="Xueliang Yang" w:date="2020-08-24T08:22:00Z">
        <w:r w:rsidR="006829DD">
          <w:rPr>
            <w:rFonts w:ascii="Times New Roman" w:hAnsi="Times New Roman" w:cs="Times New Roman"/>
          </w:rPr>
          <w:t>reduced chi-s</w:t>
        </w:r>
      </w:ins>
      <w:ins w:id="561" w:author="Xueliang Yang" w:date="2020-08-24T08:23:00Z">
        <w:r w:rsidR="006829DD">
          <w:rPr>
            <w:rFonts w:ascii="Times New Roman" w:hAnsi="Times New Roman" w:cs="Times New Roman"/>
          </w:rPr>
          <w:t>quare</w:t>
        </w:r>
      </w:ins>
      <w:ins w:id="562" w:author="Xueliang Yang" w:date="2020-08-24T08:24:00Z">
        <w:r w:rsidR="006829DD">
          <w:rPr>
            <w:rFonts w:ascii="Times New Roman" w:hAnsi="Times New Roman" w:cs="Times New Roman"/>
          </w:rPr>
          <w:t xml:space="preserve"> to </w:t>
        </w:r>
      </w:ins>
      <w:ins w:id="563" w:author="Xueliang Yang" w:date="2020-08-24T08:28:00Z">
        <w:r w:rsidR="00982153">
          <w:rPr>
            <w:rFonts w:ascii="Times New Roman" w:hAnsi="Times New Roman" w:cs="Times New Roman"/>
          </w:rPr>
          <w:t>give a more realistic estimation.</w:t>
        </w:r>
      </w:ins>
      <w:ins w:id="564" w:author="Xueliang Yang" w:date="2020-08-24T08:35:00Z">
        <w:r w:rsidR="00982153">
          <w:rPr>
            <w:rFonts w:ascii="Times New Roman" w:hAnsi="Times New Roman" w:cs="Times New Roman"/>
          </w:rPr>
          <w:t xml:space="preserve"> (experimental </w:t>
        </w:r>
        <w:proofErr w:type="gramStart"/>
        <w:r w:rsidR="00982153">
          <w:rPr>
            <w:rFonts w:ascii="Times New Roman" w:hAnsi="Times New Roman" w:cs="Times New Roman"/>
          </w:rPr>
          <w:t xml:space="preserve">uncertainty) </w:t>
        </w:r>
      </w:ins>
      <w:ins w:id="565" w:author="Xueliang Yang" w:date="2020-08-24T08:28:00Z">
        <w:r w:rsidR="00982153">
          <w:rPr>
            <w:rFonts w:ascii="Times New Roman" w:hAnsi="Times New Roman" w:cs="Times New Roman"/>
          </w:rPr>
          <w:t xml:space="preserve"> When</w:t>
        </w:r>
        <w:proofErr w:type="gramEnd"/>
        <w:r w:rsidR="00982153">
          <w:rPr>
            <w:rFonts w:ascii="Times New Roman" w:hAnsi="Times New Roman" w:cs="Times New Roman"/>
          </w:rPr>
          <w:t xml:space="preserve"> there is lack of </w:t>
        </w:r>
      </w:ins>
      <w:ins w:id="566" w:author="Xueliang Yang" w:date="2020-08-24T08:29:00Z">
        <w:r w:rsidR="00982153">
          <w:rPr>
            <w:rFonts w:ascii="Times New Roman" w:hAnsi="Times New Roman" w:cs="Times New Roman"/>
          </w:rPr>
          <w:t xml:space="preserve">enough </w:t>
        </w:r>
      </w:ins>
      <w:ins w:id="567" w:author="Xueliang Yang" w:date="2020-08-24T08:28:00Z">
        <w:r w:rsidR="00982153">
          <w:rPr>
            <w:rFonts w:ascii="Times New Roman" w:hAnsi="Times New Roman" w:cs="Times New Roman"/>
          </w:rPr>
          <w:t xml:space="preserve">experimental data, </w:t>
        </w:r>
      </w:ins>
      <w:ins w:id="568" w:author="Xueliang Yang" w:date="2020-08-24T08:29:00Z">
        <w:r w:rsidR="00982153">
          <w:rPr>
            <w:rFonts w:ascii="Times New Roman" w:hAnsi="Times New Roman" w:cs="Times New Roman"/>
          </w:rPr>
          <w:t xml:space="preserve">high-level </w:t>
        </w:r>
      </w:ins>
      <w:ins w:id="569" w:author="Xueliang Yang" w:date="2020-08-24T08:28:00Z">
        <w:r w:rsidR="00982153">
          <w:rPr>
            <w:rFonts w:ascii="Times New Roman" w:hAnsi="Times New Roman" w:cs="Times New Roman"/>
          </w:rPr>
          <w:t>the</w:t>
        </w:r>
      </w:ins>
      <w:ins w:id="570" w:author="Xueliang Yang" w:date="2020-08-24T08:29:00Z">
        <w:r w:rsidR="00982153">
          <w:rPr>
            <w:rFonts w:ascii="Times New Roman" w:hAnsi="Times New Roman" w:cs="Times New Roman"/>
          </w:rPr>
          <w:t>oretical calculation results were included</w:t>
        </w:r>
      </w:ins>
      <w:ins w:id="571" w:author="Xueliang Yang" w:date="2020-08-24T08:30:00Z">
        <w:r w:rsidR="00982153">
          <w:rPr>
            <w:rFonts w:ascii="Times New Roman" w:hAnsi="Times New Roman" w:cs="Times New Roman"/>
          </w:rPr>
          <w:t xml:space="preserve"> in the evaluation process</w:t>
        </w:r>
      </w:ins>
      <w:ins w:id="572" w:author="Xueliang Yang" w:date="2020-08-24T08:29:00Z">
        <w:r w:rsidR="00982153">
          <w:rPr>
            <w:rFonts w:ascii="Times New Roman" w:hAnsi="Times New Roman" w:cs="Times New Roman"/>
          </w:rPr>
          <w:t>.</w:t>
        </w:r>
      </w:ins>
    </w:p>
    <w:p w14:paraId="3D7FE57E" w14:textId="28040434" w:rsidR="00982153" w:rsidRDefault="00982153" w:rsidP="00DF2310">
      <w:pPr>
        <w:spacing w:line="480" w:lineRule="auto"/>
        <w:ind w:firstLine="720"/>
        <w:jc w:val="both"/>
        <w:rPr>
          <w:ins w:id="573" w:author="Xueliang Yang" w:date="2020-08-24T08:34:00Z"/>
          <w:rFonts w:ascii="Times New Roman" w:hAnsi="Times New Roman" w:cs="Times New Roman"/>
        </w:rPr>
      </w:pPr>
      <w:ins w:id="574" w:author="Xueliang Yang" w:date="2020-08-24T08:29:00Z">
        <w:r>
          <w:rPr>
            <w:rFonts w:ascii="Times New Roman" w:hAnsi="Times New Roman" w:cs="Times New Roman"/>
          </w:rPr>
          <w:t>2)</w:t>
        </w:r>
      </w:ins>
      <w:ins w:id="575" w:author="Xueliang Yang" w:date="2020-08-24T08:30:00Z">
        <w:r>
          <w:rPr>
            <w:rFonts w:ascii="Times New Roman" w:hAnsi="Times New Roman" w:cs="Times New Roman"/>
          </w:rPr>
          <w:t xml:space="preserve"> perform weighted-least square fitting of data generated from step 1</w:t>
        </w:r>
      </w:ins>
      <w:ins w:id="576" w:author="Xueliang Yang" w:date="2020-08-24T08:31:00Z">
        <w:r>
          <w:rPr>
            <w:rFonts w:ascii="Times New Roman" w:hAnsi="Times New Roman" w:cs="Times New Roman"/>
          </w:rPr>
          <w:t>) to produce the best estimated Arrhenius equation parameters for the reaction coefficient</w:t>
        </w:r>
      </w:ins>
      <w:ins w:id="577" w:author="Xueliang Yang" w:date="2020-08-24T08:32:00Z">
        <w:r>
          <w:rPr>
            <w:rFonts w:ascii="Times New Roman" w:hAnsi="Times New Roman" w:cs="Times New Roman"/>
          </w:rPr>
          <w:t xml:space="preserve">. A new set of uncertainty obtained from the covariance matrix and </w:t>
        </w:r>
      </w:ins>
      <w:ins w:id="578" w:author="Xueliang Yang" w:date="2020-08-24T08:34:00Z">
        <w:r>
          <w:rPr>
            <w:rFonts w:ascii="Times New Roman" w:hAnsi="Times New Roman" w:cs="Times New Roman"/>
          </w:rPr>
          <w:t>assess how well the fitting could be</w:t>
        </w:r>
      </w:ins>
      <w:ins w:id="579" w:author="Xueliang Yang" w:date="2020-08-24T08:35:00Z">
        <w:r>
          <w:rPr>
            <w:rFonts w:ascii="Times New Roman" w:hAnsi="Times New Roman" w:cs="Times New Roman"/>
          </w:rPr>
          <w:t xml:space="preserve"> (fitting uncertainty)</w:t>
        </w:r>
      </w:ins>
    </w:p>
    <w:p w14:paraId="69A2F25E" w14:textId="3F19442B" w:rsidR="00982153" w:rsidRDefault="00982153" w:rsidP="00DF2310">
      <w:pPr>
        <w:spacing w:line="480" w:lineRule="auto"/>
        <w:ind w:firstLine="720"/>
        <w:jc w:val="both"/>
        <w:rPr>
          <w:ins w:id="580" w:author="Xueliang Yang" w:date="2020-08-24T08:39:00Z"/>
          <w:rFonts w:ascii="Times New Roman" w:hAnsi="Times New Roman" w:cs="Times New Roman"/>
        </w:rPr>
      </w:pPr>
      <w:ins w:id="581" w:author="Xueliang Yang" w:date="2020-08-24T08:34:00Z">
        <w:r>
          <w:rPr>
            <w:rFonts w:ascii="Times New Roman" w:hAnsi="Times New Roman" w:cs="Times New Roman"/>
          </w:rPr>
          <w:t xml:space="preserve">3) </w:t>
        </w:r>
      </w:ins>
      <w:ins w:id="582" w:author="Xueliang Yang" w:date="2020-08-24T08:35:00Z">
        <w:r>
          <w:rPr>
            <w:rFonts w:ascii="Times New Roman" w:hAnsi="Times New Roman" w:cs="Times New Roman"/>
          </w:rPr>
          <w:t xml:space="preserve">The overall uncertainty of the reaction </w:t>
        </w:r>
      </w:ins>
      <w:ins w:id="583" w:author="Xueliang Yang" w:date="2020-08-24T08:37:00Z">
        <w:r>
          <w:rPr>
            <w:rFonts w:ascii="Times New Roman" w:hAnsi="Times New Roman" w:cs="Times New Roman"/>
          </w:rPr>
          <w:t>coefficients</w:t>
        </w:r>
      </w:ins>
      <w:ins w:id="584" w:author="Xueliang Yang" w:date="2020-08-24T08:35:00Z">
        <w:r>
          <w:rPr>
            <w:rFonts w:ascii="Times New Roman" w:hAnsi="Times New Roman" w:cs="Times New Roman"/>
          </w:rPr>
          <w:t xml:space="preserve"> </w:t>
        </w:r>
        <w:proofErr w:type="gramStart"/>
        <w:r>
          <w:rPr>
            <w:rFonts w:ascii="Times New Roman" w:hAnsi="Times New Roman" w:cs="Times New Roman"/>
          </w:rPr>
          <w:t>are</w:t>
        </w:r>
        <w:proofErr w:type="gramEnd"/>
        <w:r>
          <w:rPr>
            <w:rFonts w:ascii="Times New Roman" w:hAnsi="Times New Roman" w:cs="Times New Roman"/>
          </w:rPr>
          <w:t xml:space="preserve"> </w:t>
        </w:r>
      </w:ins>
      <w:ins w:id="585" w:author="Xueliang Yang" w:date="2020-08-24T08:36:00Z">
        <w:r>
          <w:rPr>
            <w:rFonts w:ascii="Times New Roman" w:hAnsi="Times New Roman" w:cs="Times New Roman"/>
          </w:rPr>
          <w:t xml:space="preserve">estimated as </w:t>
        </w:r>
        <w:proofErr w:type="spellStart"/>
        <w:r>
          <w:rPr>
            <w:rFonts w:ascii="Times New Roman" w:hAnsi="Times New Roman" w:cs="Times New Roman"/>
          </w:rPr>
          <w:t>the</w:t>
        </w:r>
      </w:ins>
      <w:ins w:id="586" w:author="Xueliang Yang" w:date="2020-08-24T08:35:00Z">
        <w:r>
          <w:rPr>
            <w:rFonts w:ascii="Times New Roman" w:hAnsi="Times New Roman" w:cs="Times New Roman"/>
          </w:rPr>
          <w:t>square</w:t>
        </w:r>
        <w:proofErr w:type="spellEnd"/>
        <w:r>
          <w:rPr>
            <w:rFonts w:ascii="Times New Roman" w:hAnsi="Times New Roman" w:cs="Times New Roman"/>
          </w:rPr>
          <w:t xml:space="preserve"> root </w:t>
        </w:r>
      </w:ins>
      <w:ins w:id="587" w:author="Xueliang Yang" w:date="2020-08-24T08:36:00Z">
        <w:r>
          <w:rPr>
            <w:rFonts w:ascii="Times New Roman" w:hAnsi="Times New Roman" w:cs="Times New Roman"/>
          </w:rPr>
          <w:t>of su</w:t>
        </w:r>
      </w:ins>
      <w:ins w:id="588" w:author="Xueliang Yang" w:date="2020-08-24T08:37:00Z">
        <w:r>
          <w:rPr>
            <w:rFonts w:ascii="Times New Roman" w:hAnsi="Times New Roman" w:cs="Times New Roman"/>
          </w:rPr>
          <w:t xml:space="preserve">m of the square of </w:t>
        </w:r>
        <w:r>
          <w:rPr>
            <w:rFonts w:ascii="Times New Roman" w:hAnsi="Times New Roman" w:cs="Times New Roman"/>
          </w:rPr>
          <w:t>experimental uncertainty</w:t>
        </w:r>
        <w:r>
          <w:rPr>
            <w:rFonts w:ascii="Times New Roman" w:hAnsi="Times New Roman" w:cs="Times New Roman"/>
          </w:rPr>
          <w:t xml:space="preserve"> and fitting uncertainty.</w:t>
        </w:r>
      </w:ins>
    </w:p>
    <w:p w14:paraId="732B9445" w14:textId="618CF8D2" w:rsidR="00A858B7" w:rsidRDefault="00B64B59" w:rsidP="00A858B7">
      <w:pPr>
        <w:spacing w:line="480" w:lineRule="auto"/>
        <w:ind w:firstLine="720"/>
        <w:jc w:val="both"/>
        <w:rPr>
          <w:ins w:id="589" w:author="Xueliang Yang" w:date="2020-08-24T09:07:00Z"/>
          <w:rFonts w:ascii="Times New Roman" w:hAnsi="Times New Roman" w:cs="Times New Roman"/>
        </w:rPr>
      </w:pPr>
      <w:ins w:id="590" w:author="Xueliang Yang" w:date="2020-08-24T08:39:00Z">
        <w:r>
          <w:rPr>
            <w:rFonts w:ascii="Times New Roman" w:hAnsi="Times New Roman" w:cs="Times New Roman"/>
          </w:rPr>
          <w:t xml:space="preserve">4) The model/mechanism is then constructed </w:t>
        </w:r>
      </w:ins>
      <w:ins w:id="591" w:author="Xueliang Yang" w:date="2020-08-24T08:40:00Z">
        <w:r>
          <w:rPr>
            <w:rFonts w:ascii="Times New Roman" w:hAnsi="Times New Roman" w:cs="Times New Roman"/>
          </w:rPr>
          <w:t>using the data obtained from previous steps.</w:t>
        </w:r>
      </w:ins>
      <w:ins w:id="592" w:author="Xueliang Yang" w:date="2020-08-24T08:41:00Z">
        <w:r>
          <w:rPr>
            <w:rFonts w:ascii="Times New Roman" w:hAnsi="Times New Roman" w:cs="Times New Roman"/>
          </w:rPr>
          <w:t xml:space="preserve"> </w:t>
        </w:r>
      </w:ins>
      <w:ins w:id="593" w:author="Xueliang Yang" w:date="2020-08-24T08:42:00Z">
        <w:r>
          <w:rPr>
            <w:rFonts w:ascii="Times New Roman" w:hAnsi="Times New Roman" w:cs="Times New Roman"/>
          </w:rPr>
          <w:t>With the constraint of the uncertainty boundary, t</w:t>
        </w:r>
      </w:ins>
      <w:ins w:id="594" w:author="Xueliang Yang" w:date="2020-08-24T08:41:00Z">
        <w:r>
          <w:rPr>
            <w:rFonts w:ascii="Times New Roman" w:hAnsi="Times New Roman" w:cs="Times New Roman"/>
          </w:rPr>
          <w:t xml:space="preserve">he rate coefficients are further evaluated </w:t>
        </w:r>
      </w:ins>
      <w:ins w:id="595" w:author="Xueliang Yang" w:date="2020-08-24T08:42:00Z">
        <w:r>
          <w:rPr>
            <w:rFonts w:ascii="Times New Roman" w:hAnsi="Times New Roman" w:cs="Times New Roman"/>
          </w:rPr>
          <w:t>using the time history profiles from shock tubes an</w:t>
        </w:r>
      </w:ins>
      <w:ins w:id="596" w:author="Xueliang Yang" w:date="2020-08-24T08:43:00Z">
        <w:r>
          <w:rPr>
            <w:rFonts w:ascii="Times New Roman" w:hAnsi="Times New Roman" w:cs="Times New Roman"/>
          </w:rPr>
          <w:t>d flow reactors</w:t>
        </w:r>
      </w:ins>
      <w:ins w:id="597" w:author="Xueliang Yang" w:date="2020-08-24T09:03:00Z">
        <w:r w:rsidR="00A858B7">
          <w:rPr>
            <w:rFonts w:ascii="Times New Roman" w:hAnsi="Times New Roman" w:cs="Times New Roman"/>
          </w:rPr>
          <w:t xml:space="preserve"> using MUM-PCE method</w:t>
        </w:r>
      </w:ins>
      <w:ins w:id="598" w:author="Xueliang Yang" w:date="2020-08-24T09:02:00Z">
        <w:r w:rsidR="00A858B7">
          <w:rPr>
            <w:rFonts w:ascii="Times New Roman" w:hAnsi="Times New Roman" w:cs="Times New Roman"/>
          </w:rPr>
          <w:t xml:space="preserve">. </w:t>
        </w:r>
      </w:ins>
      <w:moveToRangeStart w:id="599" w:author="Xueliang Yang" w:date="2020-08-23T20:41:00Z" w:name="move49107678"/>
      <w:moveTo w:id="600" w:author="Xueliang Yang" w:date="2020-08-23T20:41:00Z">
        <w:del w:id="601" w:author="Xueliang Yang" w:date="2020-08-24T08:40:00Z">
          <w:r w:rsidR="00734652" w:rsidRPr="00804471" w:rsidDel="00B64B59">
            <w:rPr>
              <w:rFonts w:ascii="Times New Roman" w:hAnsi="Times New Roman" w:cs="Times New Roman"/>
            </w:rPr>
            <w:delText xml:space="preserve">and </w:delText>
          </w:r>
        </w:del>
        <w:del w:id="602" w:author="Xueliang Yang" w:date="2020-08-24T09:02:00Z">
          <w:r w:rsidR="00734652" w:rsidRPr="00804471" w:rsidDel="00A858B7">
            <w:rPr>
              <w:rFonts w:ascii="Times New Roman" w:hAnsi="Times New Roman" w:cs="Times New Roman"/>
            </w:rPr>
            <w:delText>find out</w:delText>
          </w:r>
        </w:del>
      </w:moveTo>
      <w:ins w:id="603" w:author="Xueliang Yang" w:date="2020-08-24T09:02:00Z">
        <w:r w:rsidR="00A858B7">
          <w:rPr>
            <w:rFonts w:ascii="Times New Roman" w:hAnsi="Times New Roman" w:cs="Times New Roman"/>
          </w:rPr>
          <w:t>When comparing to the experiments,</w:t>
        </w:r>
      </w:ins>
      <w:moveTo w:id="604" w:author="Xueliang Yang" w:date="2020-08-23T20:41:00Z">
        <w:r w:rsidR="00734652" w:rsidRPr="00804471">
          <w:rPr>
            <w:rFonts w:ascii="Times New Roman" w:hAnsi="Times New Roman" w:cs="Times New Roman"/>
          </w:rPr>
          <w:t xml:space="preserve"> </w:t>
        </w:r>
        <w:del w:id="605" w:author="Xueliang Yang" w:date="2020-08-24T09:05:00Z">
          <w:r w:rsidR="00734652" w:rsidRPr="00804471" w:rsidDel="00A858B7">
            <w:rPr>
              <w:rFonts w:ascii="Times New Roman" w:hAnsi="Times New Roman" w:cs="Times New Roman"/>
            </w:rPr>
            <w:delText>the biggest contributor to the model uncertainty</w:delText>
          </w:r>
        </w:del>
      </w:moveTo>
      <w:ins w:id="606" w:author="Xueliang Yang" w:date="2020-08-24T09:05:00Z">
        <w:r w:rsidR="00A858B7">
          <w:rPr>
            <w:rFonts w:ascii="Times New Roman" w:hAnsi="Times New Roman" w:cs="Times New Roman"/>
          </w:rPr>
          <w:t>not</w:t>
        </w:r>
      </w:ins>
      <w:ins w:id="607" w:author="Xueliang Yang" w:date="2020-08-24T09:04:00Z">
        <w:r w:rsidR="00A858B7" w:rsidRPr="00804471">
          <w:rPr>
            <w:rFonts w:ascii="Times New Roman" w:hAnsi="Times New Roman" w:cs="Times New Roman"/>
          </w:rPr>
          <w:t xml:space="preserve"> the one</w:t>
        </w:r>
      </w:ins>
      <w:ins w:id="608" w:author="Xueliang Yang" w:date="2020-08-24T09:05:00Z">
        <w:r w:rsidR="00A858B7">
          <w:rPr>
            <w:rFonts w:ascii="Times New Roman" w:hAnsi="Times New Roman" w:cs="Times New Roman"/>
          </w:rPr>
          <w:t>s</w:t>
        </w:r>
      </w:ins>
      <w:ins w:id="609" w:author="Xueliang Yang" w:date="2020-08-24T09:04:00Z">
        <w:r w:rsidR="00A858B7" w:rsidRPr="00804471">
          <w:rPr>
            <w:rFonts w:ascii="Times New Roman" w:hAnsi="Times New Roman" w:cs="Times New Roman"/>
          </w:rPr>
          <w:t xml:space="preserve"> which has the large</w:t>
        </w:r>
      </w:ins>
      <w:ins w:id="610" w:author="Xueliang Yang" w:date="2020-08-24T09:06:00Z">
        <w:r w:rsidR="00A858B7">
          <w:rPr>
            <w:rFonts w:ascii="Times New Roman" w:hAnsi="Times New Roman" w:cs="Times New Roman"/>
          </w:rPr>
          <w:t>r</w:t>
        </w:r>
      </w:ins>
      <w:ins w:id="611" w:author="Xueliang Yang" w:date="2020-08-24T09:04:00Z">
        <w:r w:rsidR="00A858B7" w:rsidRPr="00804471">
          <w:rPr>
            <w:rFonts w:ascii="Times New Roman" w:hAnsi="Times New Roman" w:cs="Times New Roman"/>
          </w:rPr>
          <w:t xml:space="preserve"> </w:t>
        </w:r>
      </w:ins>
      <w:ins w:id="612" w:author="Xueliang Yang" w:date="2020-08-24T09:05:00Z">
        <w:r w:rsidR="00A858B7">
          <w:rPr>
            <w:rFonts w:ascii="Times New Roman" w:hAnsi="Times New Roman" w:cs="Times New Roman"/>
          </w:rPr>
          <w:t>sensitivity but the</w:t>
        </w:r>
      </w:ins>
      <w:ins w:id="613" w:author="Xueliang Yang" w:date="2020-08-24T09:06:00Z">
        <w:r w:rsidR="00A858B7">
          <w:rPr>
            <w:rFonts w:ascii="Times New Roman" w:hAnsi="Times New Roman" w:cs="Times New Roman"/>
          </w:rPr>
          <w:t xml:space="preserve"> ones with larger</w:t>
        </w:r>
      </w:ins>
      <w:ins w:id="614" w:author="Xueliang Yang" w:date="2020-08-24T09:05:00Z">
        <w:r w:rsidR="00A858B7">
          <w:rPr>
            <w:rFonts w:ascii="Times New Roman" w:hAnsi="Times New Roman" w:cs="Times New Roman"/>
          </w:rPr>
          <w:t xml:space="preserve"> </w:t>
        </w:r>
      </w:ins>
      <w:ins w:id="615" w:author="Xueliang Yang" w:date="2020-08-24T09:04:00Z">
        <w:r w:rsidR="00A858B7" w:rsidRPr="00804471">
          <w:rPr>
            <w:rFonts w:ascii="Times New Roman" w:hAnsi="Times New Roman" w:cs="Times New Roman"/>
          </w:rPr>
          <w:t>uncertainty times sensitivity</w:t>
        </w:r>
      </w:ins>
      <w:ins w:id="616" w:author="Xueliang Yang" w:date="2020-08-24T09:06:00Z">
        <w:r w:rsidR="00A858B7">
          <w:rPr>
            <w:rFonts w:ascii="Times New Roman" w:hAnsi="Times New Roman" w:cs="Times New Roman"/>
          </w:rPr>
          <w:t>(</w:t>
        </w:r>
      </w:ins>
      <w:ins w:id="617" w:author="Xueliang Yang" w:date="2020-08-24T09:04:00Z">
        <w:r w:rsidR="00A858B7" w:rsidRPr="00804471">
          <w:rPr>
            <w:rFonts w:ascii="Times New Roman" w:hAnsi="Times New Roman" w:cs="Times New Roman"/>
          </w:rPr>
          <w:t>namely weighted sensitivity</w:t>
        </w:r>
      </w:ins>
      <w:ins w:id="618" w:author="Xueliang Yang" w:date="2020-08-24T09:06:00Z">
        <w:r w:rsidR="00A858B7">
          <w:rPr>
            <w:rFonts w:ascii="Times New Roman" w:hAnsi="Times New Roman" w:cs="Times New Roman"/>
          </w:rPr>
          <w:t>)</w:t>
        </w:r>
      </w:ins>
      <w:ins w:id="619" w:author="Xueliang Yang" w:date="2020-08-24T09:04:00Z">
        <w:r w:rsidR="00A858B7">
          <w:rPr>
            <w:rFonts w:ascii="Times New Roman" w:hAnsi="Times New Roman" w:cs="Times New Roman"/>
          </w:rPr>
          <w:t xml:space="preserve">, </w:t>
        </w:r>
      </w:ins>
      <w:ins w:id="620" w:author="Xueliang Yang" w:date="2020-08-24T09:06:00Z">
        <w:r w:rsidR="00A858B7">
          <w:rPr>
            <w:rFonts w:ascii="Times New Roman" w:hAnsi="Times New Roman" w:cs="Times New Roman"/>
          </w:rPr>
          <w:t>are tuned to match the experiments</w:t>
        </w:r>
      </w:ins>
      <w:ins w:id="621" w:author="Xueliang Yang" w:date="2020-08-24T09:05:00Z">
        <w:r w:rsidR="00A858B7">
          <w:rPr>
            <w:rFonts w:ascii="Times New Roman" w:hAnsi="Times New Roman" w:cs="Times New Roman"/>
          </w:rPr>
          <w:t>.</w:t>
        </w:r>
      </w:ins>
      <w:moveTo w:id="622" w:author="Xueliang Yang" w:date="2020-08-23T20:41:00Z">
        <w:del w:id="623" w:author="Xueliang Yang" w:date="2020-08-24T09:05:00Z">
          <w:r w:rsidR="00734652" w:rsidRPr="00804471" w:rsidDel="00A858B7">
            <w:rPr>
              <w:rFonts w:ascii="Times New Roman" w:hAnsi="Times New Roman" w:cs="Times New Roman"/>
            </w:rPr>
            <w:delText>,</w:delText>
          </w:r>
        </w:del>
        <w:r w:rsidR="00734652" w:rsidRPr="00804471">
          <w:rPr>
            <w:rFonts w:ascii="Times New Roman" w:hAnsi="Times New Roman" w:cs="Times New Roman"/>
          </w:rPr>
          <w:t xml:space="preserve"> </w:t>
        </w:r>
      </w:moveTo>
      <w:ins w:id="624" w:author="Xueliang Yang" w:date="2020-08-24T09:14:00Z">
        <w:r w:rsidR="00394A05">
          <w:rPr>
            <w:rFonts w:ascii="Times New Roman" w:hAnsi="Times New Roman" w:cs="Times New Roman"/>
          </w:rPr>
          <w:t xml:space="preserve">(This is </w:t>
        </w:r>
        <w:proofErr w:type="spellStart"/>
        <w:r w:rsidR="00394A05">
          <w:rPr>
            <w:rFonts w:ascii="Times New Roman" w:hAnsi="Times New Roman" w:cs="Times New Roman"/>
          </w:rPr>
          <w:t>inline</w:t>
        </w:r>
        <w:proofErr w:type="spellEnd"/>
        <w:r w:rsidR="00394A05">
          <w:rPr>
            <w:rFonts w:ascii="Times New Roman" w:hAnsi="Times New Roman" w:cs="Times New Roman"/>
          </w:rPr>
          <w:t xml:space="preserve"> with the concept of Wang</w:t>
        </w:r>
      </w:ins>
      <w:ins w:id="625" w:author="Xueliang Yang" w:date="2020-08-24T09:15:00Z">
        <w:r w:rsidR="00394A05">
          <w:rPr>
            <w:rFonts w:ascii="Times New Roman" w:hAnsi="Times New Roman" w:cs="Times New Roman"/>
          </w:rPr>
          <w:t>’s 2015 paper</w:t>
        </w:r>
      </w:ins>
      <w:ins w:id="626" w:author="Xueliang Yang" w:date="2020-08-24T09:14:00Z">
        <w:r w:rsidR="00394A05">
          <w:rPr>
            <w:rFonts w:ascii="Times New Roman" w:hAnsi="Times New Roman" w:cs="Times New Roman"/>
          </w:rPr>
          <w:t>)</w:t>
        </w:r>
      </w:ins>
      <w:moveTo w:id="627" w:author="Xueliang Yang" w:date="2020-08-23T20:41:00Z">
        <w:del w:id="628" w:author="Xueliang Yang" w:date="2020-08-24T09:04:00Z">
          <w:r w:rsidR="00734652" w:rsidRPr="00804471" w:rsidDel="00A858B7">
            <w:rPr>
              <w:rFonts w:ascii="Times New Roman" w:hAnsi="Times New Roman" w:cs="Times New Roman"/>
            </w:rPr>
            <w:delText>i.e., the one which has the largest uncertainty times sensitivity, namely weighted sensitivity</w:delText>
          </w:r>
          <w:r w:rsidR="00734652" w:rsidDel="00A858B7">
            <w:rPr>
              <w:rFonts w:ascii="Times New Roman" w:hAnsi="Times New Roman" w:cs="Times New Roman"/>
            </w:rPr>
            <w:delText xml:space="preserve">. </w:delText>
          </w:r>
        </w:del>
        <w:del w:id="629" w:author="Xueliang Yang" w:date="2020-08-24T09:07:00Z">
          <w:r w:rsidR="00734652" w:rsidRPr="00804471" w:rsidDel="00A858B7">
            <w:rPr>
              <w:rFonts w:ascii="Times New Roman" w:hAnsi="Times New Roman" w:cs="Times New Roman"/>
            </w:rPr>
            <w:delText>One then can use the aid of theoretical calculations or different experimental sources to refine the uncertainty of this component.</w:delText>
          </w:r>
        </w:del>
      </w:moveTo>
    </w:p>
    <w:p w14:paraId="79AF0E9A" w14:textId="0CD6164C" w:rsidR="00734652" w:rsidRPr="005F118F" w:rsidDel="00A858B7" w:rsidRDefault="00A858B7" w:rsidP="00A858B7">
      <w:pPr>
        <w:spacing w:line="480" w:lineRule="auto"/>
        <w:ind w:firstLine="720"/>
        <w:jc w:val="both"/>
        <w:rPr>
          <w:del w:id="630" w:author="Xueliang Yang" w:date="2020-08-24T09:10:00Z"/>
          <w:moveTo w:id="631" w:author="Xueliang Yang" w:date="2020-08-23T20:41:00Z"/>
          <w:rFonts w:ascii="Times New Roman" w:hAnsi="Times New Roman" w:cs="Times New Roman"/>
          <w:color w:val="FF0000"/>
        </w:rPr>
        <w:pPrChange w:id="632" w:author="Xueliang Yang" w:date="2020-08-24T09:02:00Z">
          <w:pPr>
            <w:spacing w:line="480" w:lineRule="auto"/>
            <w:ind w:firstLine="720"/>
            <w:jc w:val="both"/>
          </w:pPr>
        </w:pPrChange>
      </w:pPr>
      <w:ins w:id="633" w:author="Xueliang Yang" w:date="2020-08-24T09:07:00Z">
        <w:r>
          <w:rPr>
            <w:rFonts w:ascii="Times New Roman" w:hAnsi="Times New Roman" w:cs="Times New Roman"/>
          </w:rPr>
          <w:t>5)</w:t>
        </w:r>
      </w:ins>
      <w:moveTo w:id="634" w:author="Xueliang Yang" w:date="2020-08-23T20:41:00Z">
        <w:r w:rsidR="00734652" w:rsidRPr="00804471">
          <w:rPr>
            <w:rFonts w:ascii="Times New Roman" w:hAnsi="Times New Roman" w:cs="Times New Roman"/>
          </w:rPr>
          <w:t xml:space="preserve"> </w:t>
        </w:r>
      </w:moveTo>
      <w:ins w:id="635" w:author="Xueliang Yang" w:date="2020-08-24T09:08:00Z">
        <w:r>
          <w:rPr>
            <w:rFonts w:ascii="Times New Roman" w:hAnsi="Times New Roman" w:cs="Times New Roman"/>
          </w:rPr>
          <w:t>The newly obtained rate coefficient from step</w:t>
        </w:r>
      </w:ins>
      <w:ins w:id="636" w:author="Xueliang Yang" w:date="2020-08-24T09:09:00Z">
        <w:r>
          <w:rPr>
            <w:rFonts w:ascii="Times New Roman" w:hAnsi="Times New Roman" w:cs="Times New Roman"/>
          </w:rPr>
          <w:t xml:space="preserve"> 4) was then fed back to step 1) for another round of evaluation. </w:t>
        </w:r>
      </w:ins>
      <w:moveTo w:id="637" w:author="Xueliang Yang" w:date="2020-08-23T20:41:00Z">
        <w:r w:rsidR="00734652" w:rsidRPr="00804471">
          <w:rPr>
            <w:rFonts w:ascii="Times New Roman" w:hAnsi="Times New Roman" w:cs="Times New Roman"/>
          </w:rPr>
          <w:t>With the iterative process</w:t>
        </w:r>
      </w:moveTo>
      <w:ins w:id="638" w:author="Xueliang Yang" w:date="2020-08-24T09:07:00Z">
        <w:r>
          <w:rPr>
            <w:rFonts w:ascii="Times New Roman" w:hAnsi="Times New Roman" w:cs="Times New Roman"/>
          </w:rPr>
          <w:t>es of re-analysis of the evaluable experimental data</w:t>
        </w:r>
      </w:ins>
      <w:moveTo w:id="639" w:author="Xueliang Yang" w:date="2020-08-23T20:41:00Z">
        <w:r w:rsidR="00734652" w:rsidRPr="00804471">
          <w:rPr>
            <w:rFonts w:ascii="Times New Roman" w:hAnsi="Times New Roman" w:cs="Times New Roman"/>
          </w:rPr>
          <w:t xml:space="preserve">, the uncertainty of the </w:t>
        </w:r>
      </w:moveTo>
      <w:ins w:id="640" w:author="Xueliang Yang" w:date="2020-08-24T09:07:00Z">
        <w:r>
          <w:rPr>
            <w:rFonts w:ascii="Times New Roman" w:hAnsi="Times New Roman" w:cs="Times New Roman"/>
          </w:rPr>
          <w:t>rate coefficient</w:t>
        </w:r>
      </w:ins>
      <w:ins w:id="641" w:author="Xueliang Yang" w:date="2020-08-24T09:08:00Z">
        <w:r>
          <w:rPr>
            <w:rFonts w:ascii="Times New Roman" w:hAnsi="Times New Roman" w:cs="Times New Roman"/>
          </w:rPr>
          <w:t>s</w:t>
        </w:r>
      </w:ins>
      <w:ins w:id="642" w:author="Xueliang Yang" w:date="2020-08-24T09:07:00Z">
        <w:r>
          <w:rPr>
            <w:rFonts w:ascii="Times New Roman" w:hAnsi="Times New Roman" w:cs="Times New Roman"/>
          </w:rPr>
          <w:t xml:space="preserve"> </w:t>
        </w:r>
      </w:ins>
      <w:moveTo w:id="643" w:author="Xueliang Yang" w:date="2020-08-23T20:41:00Z">
        <w:del w:id="644" w:author="Xueliang Yang" w:date="2020-08-24T09:09:00Z">
          <w:r w:rsidR="00734652" w:rsidRPr="00804471" w:rsidDel="00A858B7">
            <w:rPr>
              <w:rFonts w:ascii="Times New Roman" w:hAnsi="Times New Roman" w:cs="Times New Roman"/>
            </w:rPr>
            <w:delText xml:space="preserve">model prediction </w:delText>
          </w:r>
        </w:del>
        <w:r w:rsidR="00734652" w:rsidRPr="00804471">
          <w:rPr>
            <w:rFonts w:ascii="Times New Roman" w:hAnsi="Times New Roman" w:cs="Times New Roman"/>
          </w:rPr>
          <w:t>can be</w:t>
        </w:r>
      </w:moveTo>
      <w:ins w:id="645" w:author="Xueliang Yang" w:date="2020-08-24T09:08:00Z">
        <w:r>
          <w:rPr>
            <w:rFonts w:ascii="Times New Roman" w:hAnsi="Times New Roman" w:cs="Times New Roman"/>
          </w:rPr>
          <w:t xml:space="preserve"> gradually</w:t>
        </w:r>
      </w:ins>
      <w:ins w:id="646" w:author="Xueliang Yang" w:date="2020-08-24T09:09:00Z">
        <w:r>
          <w:rPr>
            <w:rFonts w:ascii="Times New Roman" w:hAnsi="Times New Roman" w:cs="Times New Roman"/>
          </w:rPr>
          <w:t xml:space="preserve"> minimized to produce better </w:t>
        </w:r>
      </w:ins>
      <w:ins w:id="647" w:author="Xueliang Yang" w:date="2020-08-24T09:10:00Z">
        <w:r>
          <w:rPr>
            <w:rFonts w:ascii="Times New Roman" w:hAnsi="Times New Roman" w:cs="Times New Roman"/>
          </w:rPr>
          <w:t>constraint model/mechanism</w:t>
        </w:r>
      </w:ins>
      <w:ins w:id="648" w:author="Xueliang Yang" w:date="2020-08-24T09:08:00Z">
        <w:r>
          <w:rPr>
            <w:rFonts w:ascii="Times New Roman" w:hAnsi="Times New Roman" w:cs="Times New Roman"/>
          </w:rPr>
          <w:t>.</w:t>
        </w:r>
      </w:ins>
      <w:moveTo w:id="649" w:author="Xueliang Yang" w:date="2020-08-23T20:41:00Z">
        <w:r w:rsidR="00734652" w:rsidRPr="00804471">
          <w:rPr>
            <w:rFonts w:ascii="Times New Roman" w:hAnsi="Times New Roman" w:cs="Times New Roman"/>
          </w:rPr>
          <w:t xml:space="preserve"> </w:t>
        </w:r>
        <w:del w:id="650" w:author="Xueliang Yang" w:date="2020-08-24T09:08:00Z">
          <w:r w:rsidR="00734652" w:rsidRPr="00804471" w:rsidDel="00A858B7">
            <w:rPr>
              <w:rFonts w:ascii="Times New Roman" w:hAnsi="Times New Roman" w:cs="Times New Roman"/>
            </w:rPr>
            <w:delText xml:space="preserve">minimized by </w:delText>
          </w:r>
          <w:r w:rsidR="00734652" w:rsidDel="00A858B7">
            <w:rPr>
              <w:rFonts w:ascii="Times New Roman" w:hAnsi="Times New Roman" w:cs="Times New Roman"/>
            </w:rPr>
            <w:delText xml:space="preserve">such </w:delText>
          </w:r>
          <w:r w:rsidR="00734652" w:rsidRPr="00804471" w:rsidDel="00A858B7">
            <w:rPr>
              <w:rFonts w:ascii="Times New Roman" w:hAnsi="Times New Roman" w:cs="Times New Roman"/>
            </w:rPr>
            <w:delText xml:space="preserve">careful evaluation of </w:delText>
          </w:r>
          <w:r w:rsidR="00734652" w:rsidDel="00A858B7">
            <w:rPr>
              <w:rFonts w:ascii="Times New Roman" w:hAnsi="Times New Roman" w:cs="Times New Roman"/>
            </w:rPr>
            <w:delText xml:space="preserve">components </w:delText>
          </w:r>
          <w:r w:rsidR="00734652" w:rsidRPr="00804471" w:rsidDel="00A858B7">
            <w:rPr>
              <w:rFonts w:ascii="Times New Roman" w:hAnsi="Times New Roman" w:cs="Times New Roman"/>
            </w:rPr>
            <w:delText>with larger weighed sensitivity.</w:delText>
          </w:r>
        </w:del>
      </w:moveTo>
    </w:p>
    <w:moveToRangeEnd w:id="599"/>
    <w:p w14:paraId="77224B48" w14:textId="77777777" w:rsidR="00734652" w:rsidRDefault="00734652" w:rsidP="00A858B7">
      <w:pPr>
        <w:spacing w:line="480" w:lineRule="auto"/>
        <w:ind w:firstLine="720"/>
        <w:jc w:val="both"/>
        <w:rPr>
          <w:rFonts w:ascii="Times New Roman" w:hAnsi="Times New Roman" w:cs="Times New Roman"/>
        </w:rPr>
        <w:pPrChange w:id="651" w:author="Xueliang Yang" w:date="2020-08-24T09:10:00Z">
          <w:pPr>
            <w:spacing w:line="480" w:lineRule="auto"/>
            <w:ind w:firstLine="720"/>
            <w:jc w:val="both"/>
          </w:pPr>
        </w:pPrChange>
      </w:pPr>
    </w:p>
    <w:p w14:paraId="4AE9C362" w14:textId="66E90922" w:rsidR="00813505" w:rsidRDefault="00813505" w:rsidP="00552521">
      <w:pPr>
        <w:spacing w:line="480" w:lineRule="auto"/>
        <w:ind w:firstLine="720"/>
        <w:jc w:val="both"/>
        <w:rPr>
          <w:rFonts w:ascii="Times New Roman" w:hAnsi="Times New Roman" w:cs="Times New Roman"/>
        </w:rPr>
      </w:pPr>
      <w:r w:rsidRPr="0079745A">
        <w:rPr>
          <w:rFonts w:ascii="Times New Roman" w:hAnsi="Times New Roman" w:cs="Times New Roman"/>
        </w:rPr>
        <w:t>As the simplest fuel and backbone of general combustion chemistry, H</w:t>
      </w:r>
      <w:r w:rsidRPr="00D83A52">
        <w:rPr>
          <w:rFonts w:ascii="Times New Roman" w:hAnsi="Times New Roman" w:cs="Times New Roman"/>
          <w:vertAlign w:val="subscript"/>
        </w:rPr>
        <w:t>2</w:t>
      </w:r>
      <w:r w:rsidRPr="0079745A">
        <w:rPr>
          <w:rFonts w:ascii="Times New Roman" w:hAnsi="Times New Roman" w:cs="Times New Roman"/>
        </w:rPr>
        <w:t>/O</w:t>
      </w:r>
      <w:r w:rsidRPr="00D83A52">
        <w:rPr>
          <w:rFonts w:ascii="Times New Roman" w:hAnsi="Times New Roman" w:cs="Times New Roman"/>
          <w:vertAlign w:val="subscript"/>
        </w:rPr>
        <w:t>2</w:t>
      </w:r>
      <w:r w:rsidRPr="0079745A">
        <w:rPr>
          <w:rFonts w:ascii="Times New Roman" w:hAnsi="Times New Roman" w:cs="Times New Roman"/>
        </w:rPr>
        <w:t xml:space="preserve"> kinetic system has been extensively studied and agreement has been reached on the key species and possible reaction pathways [</w:t>
      </w:r>
      <w:r w:rsidR="00230100">
        <w:rPr>
          <w:rFonts w:ascii="Times New Roman" w:hAnsi="Times New Roman" w:cs="Times New Roman"/>
        </w:rPr>
        <w:t>GRI/USC</w:t>
      </w:r>
      <w:ins w:id="652" w:author="Xueliang Yang" w:date="2020-08-24T09:10:00Z">
        <w:r w:rsidR="00394A05">
          <w:rPr>
            <w:rFonts w:ascii="Times New Roman" w:hAnsi="Times New Roman" w:cs="Times New Roman"/>
          </w:rPr>
          <w:t>/Burke</w:t>
        </w:r>
      </w:ins>
      <w:r w:rsidRPr="0079745A">
        <w:rPr>
          <w:rFonts w:ascii="Times New Roman" w:hAnsi="Times New Roman" w:cs="Times New Roman"/>
        </w:rPr>
        <w:t xml:space="preserve">]. </w:t>
      </w:r>
      <w:ins w:id="653" w:author="Xueliang Yang" w:date="2020-08-24T09:11:00Z">
        <w:r w:rsidR="00394A05">
          <w:rPr>
            <w:rFonts w:ascii="Times New Roman" w:hAnsi="Times New Roman" w:cs="Times New Roman"/>
          </w:rPr>
          <w:t>In this paper, w</w:t>
        </w:r>
      </w:ins>
      <w:ins w:id="654" w:author="Xueliang Yang" w:date="2020-08-24T09:10:00Z">
        <w:r w:rsidR="00394A05">
          <w:rPr>
            <w:rFonts w:ascii="Times New Roman" w:hAnsi="Times New Roman" w:cs="Times New Roman"/>
          </w:rPr>
          <w:t xml:space="preserve">e will </w:t>
        </w:r>
      </w:ins>
      <w:ins w:id="655" w:author="Xueliang Yang" w:date="2020-08-24T09:13:00Z">
        <w:r w:rsidR="00394A05">
          <w:rPr>
            <w:rFonts w:ascii="Times New Roman" w:hAnsi="Times New Roman" w:cs="Times New Roman"/>
          </w:rPr>
          <w:t xml:space="preserve">review the rate </w:t>
        </w:r>
      </w:ins>
      <w:ins w:id="656" w:author="Xueliang Yang" w:date="2020-08-24T09:14:00Z">
        <w:r w:rsidR="00394A05">
          <w:rPr>
            <w:rFonts w:ascii="Times New Roman" w:hAnsi="Times New Roman" w:cs="Times New Roman"/>
          </w:rPr>
          <w:t xml:space="preserve">coefficients included </w:t>
        </w:r>
        <w:r w:rsidR="00394A05">
          <w:rPr>
            <w:rFonts w:ascii="Times New Roman" w:hAnsi="Times New Roman" w:cs="Times New Roman"/>
          </w:rPr>
          <w:lastRenderedPageBreak/>
          <w:t>in</w:t>
        </w:r>
      </w:ins>
      <w:ins w:id="657" w:author="Xueliang Yang" w:date="2020-08-24T09:13:00Z">
        <w:r w:rsidR="00394A05">
          <w:rPr>
            <w:rFonts w:ascii="Times New Roman" w:hAnsi="Times New Roman" w:cs="Times New Roman"/>
          </w:rPr>
          <w:t xml:space="preserve"> </w:t>
        </w:r>
        <w:r w:rsidR="00394A05" w:rsidRPr="0079745A">
          <w:rPr>
            <w:rFonts w:ascii="Times New Roman" w:hAnsi="Times New Roman" w:cs="Times New Roman"/>
          </w:rPr>
          <w:t>H</w:t>
        </w:r>
        <w:r w:rsidR="00394A05" w:rsidRPr="005F118F">
          <w:rPr>
            <w:rFonts w:ascii="Times New Roman" w:hAnsi="Times New Roman" w:cs="Times New Roman"/>
            <w:vertAlign w:val="subscript"/>
          </w:rPr>
          <w:t>2</w:t>
        </w:r>
        <w:r w:rsidR="00394A05" w:rsidRPr="0079745A">
          <w:rPr>
            <w:rFonts w:ascii="Times New Roman" w:hAnsi="Times New Roman" w:cs="Times New Roman"/>
          </w:rPr>
          <w:t>/O</w:t>
        </w:r>
        <w:r w:rsidR="00394A05" w:rsidRPr="005F118F">
          <w:rPr>
            <w:rFonts w:ascii="Times New Roman" w:hAnsi="Times New Roman" w:cs="Times New Roman"/>
            <w:vertAlign w:val="subscript"/>
          </w:rPr>
          <w:t>2</w:t>
        </w:r>
      </w:ins>
      <w:ins w:id="658" w:author="Xueliang Yang" w:date="2020-08-24T09:10:00Z">
        <w:r w:rsidR="00394A05">
          <w:rPr>
            <w:rFonts w:ascii="Times New Roman" w:hAnsi="Times New Roman" w:cs="Times New Roman"/>
          </w:rPr>
          <w:t xml:space="preserve"> </w:t>
        </w:r>
      </w:ins>
      <w:ins w:id="659" w:author="Xueliang Yang" w:date="2020-08-24T09:13:00Z">
        <w:r w:rsidR="00394A05">
          <w:rPr>
            <w:rFonts w:ascii="Times New Roman" w:hAnsi="Times New Roman" w:cs="Times New Roman"/>
          </w:rPr>
          <w:t xml:space="preserve">mechanism to demonstrate the </w:t>
        </w:r>
      </w:ins>
      <w:del w:id="660" w:author="Xueliang Yang" w:date="2020-08-24T09:11:00Z">
        <w:r w:rsidR="0050058E" w:rsidRPr="0079745A" w:rsidDel="00394A05">
          <w:rPr>
            <w:rFonts w:ascii="Times New Roman" w:hAnsi="Times New Roman" w:cs="Times New Roman"/>
          </w:rPr>
          <w:delText xml:space="preserve">Unfortunately, rate parameters of the simplest H2/O2 system have not yet reached convergence. It will be beneficial to </w:delText>
        </w:r>
      </w:del>
      <w:del w:id="661" w:author="Xueliang Yang" w:date="2020-08-24T09:14:00Z">
        <w:r w:rsidR="0050058E" w:rsidRPr="0079745A" w:rsidDel="00394A05">
          <w:rPr>
            <w:rFonts w:ascii="Times New Roman" w:hAnsi="Times New Roman" w:cs="Times New Roman"/>
          </w:rPr>
          <w:delText>systematically review literature-reported rate</w:delText>
        </w:r>
      </w:del>
      <w:ins w:id="662" w:author="Xueliang Yang" w:date="2020-08-24T09:14:00Z">
        <w:r w:rsidR="00394A05">
          <w:rPr>
            <w:rFonts w:ascii="Times New Roman" w:hAnsi="Times New Roman" w:cs="Times New Roman"/>
          </w:rPr>
          <w:t xml:space="preserve">new </w:t>
        </w:r>
      </w:ins>
      <w:ins w:id="663" w:author="Xueliang Yang" w:date="2020-08-24T09:26:00Z">
        <w:r w:rsidR="00172A53">
          <w:rPr>
            <w:rFonts w:ascii="Times New Roman" w:hAnsi="Times New Roman" w:cs="Times New Roman"/>
          </w:rPr>
          <w:t>approach</w:t>
        </w:r>
      </w:ins>
      <w:del w:id="664" w:author="Xueliang Yang" w:date="2020-08-24T09:27:00Z">
        <w:r w:rsidR="0050058E" w:rsidRPr="0079745A" w:rsidDel="00172A53">
          <w:rPr>
            <w:rFonts w:ascii="Times New Roman" w:hAnsi="Times New Roman" w:cs="Times New Roman"/>
          </w:rPr>
          <w:delText xml:space="preserve"> of</w:delText>
        </w:r>
      </w:del>
      <w:ins w:id="665" w:author="Xueliang Yang" w:date="2020-08-24T09:29:00Z">
        <w:r w:rsidR="00172A53">
          <w:rPr>
            <w:rFonts w:ascii="Times New Roman" w:hAnsi="Times New Roman" w:cs="Times New Roman"/>
          </w:rPr>
          <w:t xml:space="preserve">, as well as </w:t>
        </w:r>
      </w:ins>
      <w:del w:id="666" w:author="Xueliang Yang" w:date="2020-08-24T09:29:00Z">
        <w:r w:rsidR="0050058E" w:rsidRPr="0079745A" w:rsidDel="00172A53">
          <w:rPr>
            <w:rFonts w:ascii="Times New Roman" w:hAnsi="Times New Roman" w:cs="Times New Roman"/>
          </w:rPr>
          <w:delText xml:space="preserve"> </w:delText>
        </w:r>
      </w:del>
      <w:del w:id="667" w:author="Xueliang Yang" w:date="2020-08-24T09:27:00Z">
        <w:r w:rsidR="0050058E" w:rsidRPr="0079745A" w:rsidDel="00172A53">
          <w:rPr>
            <w:rFonts w:ascii="Times New Roman" w:hAnsi="Times New Roman" w:cs="Times New Roman"/>
          </w:rPr>
          <w:delText>e</w:delText>
        </w:r>
      </w:del>
      <w:del w:id="668" w:author="Xueliang Yang" w:date="2020-08-24T09:29:00Z">
        <w:r w:rsidR="0050058E" w:rsidRPr="0079745A" w:rsidDel="00172A53">
          <w:rPr>
            <w:rFonts w:ascii="Times New Roman" w:hAnsi="Times New Roman" w:cs="Times New Roman"/>
          </w:rPr>
          <w:delText>ach elementary reaction for the</w:delText>
        </w:r>
      </w:del>
      <w:ins w:id="669" w:author="Xueliang Yang" w:date="2020-08-24T09:29:00Z">
        <w:r w:rsidR="00172A53">
          <w:rPr>
            <w:rFonts w:ascii="Times New Roman" w:hAnsi="Times New Roman" w:cs="Times New Roman"/>
          </w:rPr>
          <w:t>to</w:t>
        </w:r>
      </w:ins>
      <w:r w:rsidR="0050058E" w:rsidRPr="0079745A">
        <w:rPr>
          <w:rFonts w:ascii="Times New Roman" w:hAnsi="Times New Roman" w:cs="Times New Roman"/>
        </w:rPr>
        <w:t xml:space="preserve"> construct</w:t>
      </w:r>
      <w:del w:id="670" w:author="Xueliang Yang" w:date="2020-08-24T09:30:00Z">
        <w:r w:rsidR="0050058E" w:rsidRPr="0079745A" w:rsidDel="00172A53">
          <w:rPr>
            <w:rFonts w:ascii="Times New Roman" w:hAnsi="Times New Roman" w:cs="Times New Roman"/>
          </w:rPr>
          <w:delText>ion</w:delText>
        </w:r>
      </w:del>
      <w:r w:rsidR="0050058E" w:rsidRPr="0079745A">
        <w:rPr>
          <w:rFonts w:ascii="Times New Roman" w:hAnsi="Times New Roman" w:cs="Times New Roman"/>
        </w:rPr>
        <w:t xml:space="preserve"> </w:t>
      </w:r>
      <w:del w:id="671" w:author="Xueliang Yang" w:date="2020-08-24T09:30:00Z">
        <w:r w:rsidR="0050058E" w:rsidRPr="0079745A" w:rsidDel="00DB087E">
          <w:rPr>
            <w:rFonts w:ascii="Times New Roman" w:hAnsi="Times New Roman" w:cs="Times New Roman"/>
          </w:rPr>
          <w:delText>of</w:delText>
        </w:r>
      </w:del>
      <w:r w:rsidR="0050058E" w:rsidRPr="0079745A">
        <w:rPr>
          <w:rFonts w:ascii="Times New Roman" w:hAnsi="Times New Roman" w:cs="Times New Roman"/>
        </w:rPr>
        <w:t xml:space="preserve"> a “converged” H</w:t>
      </w:r>
      <w:r w:rsidR="0050058E" w:rsidRPr="00394A05">
        <w:rPr>
          <w:rFonts w:ascii="Times New Roman" w:hAnsi="Times New Roman" w:cs="Times New Roman"/>
          <w:vertAlign w:val="subscript"/>
          <w:rPrChange w:id="672" w:author="Xueliang Yang" w:date="2020-08-24T09:12:00Z">
            <w:rPr>
              <w:rFonts w:ascii="Times New Roman" w:hAnsi="Times New Roman" w:cs="Times New Roman"/>
            </w:rPr>
          </w:rPrChange>
        </w:rPr>
        <w:t>2</w:t>
      </w:r>
      <w:r w:rsidR="0050058E" w:rsidRPr="0079745A">
        <w:rPr>
          <w:rFonts w:ascii="Times New Roman" w:hAnsi="Times New Roman" w:cs="Times New Roman"/>
        </w:rPr>
        <w:t>/O</w:t>
      </w:r>
      <w:r w:rsidR="0050058E" w:rsidRPr="00394A05">
        <w:rPr>
          <w:rFonts w:ascii="Times New Roman" w:hAnsi="Times New Roman" w:cs="Times New Roman"/>
          <w:vertAlign w:val="subscript"/>
          <w:rPrChange w:id="673" w:author="Xueliang Yang" w:date="2020-08-24T09:12:00Z">
            <w:rPr>
              <w:rFonts w:ascii="Times New Roman" w:hAnsi="Times New Roman" w:cs="Times New Roman"/>
            </w:rPr>
          </w:rPrChange>
        </w:rPr>
        <w:t>2</w:t>
      </w:r>
      <w:r w:rsidR="0050058E" w:rsidRPr="0079745A">
        <w:rPr>
          <w:rFonts w:ascii="Times New Roman" w:hAnsi="Times New Roman" w:cs="Times New Roman"/>
        </w:rPr>
        <w:t xml:space="preserve"> kinetic mechanism, by utilizing statistical analysis on directly measurement rates</w:t>
      </w:r>
      <w:r w:rsidR="00822DF2">
        <w:rPr>
          <w:rFonts w:ascii="Times New Roman" w:hAnsi="Times New Roman" w:cs="Times New Roman"/>
        </w:rPr>
        <w:t>.</w:t>
      </w:r>
      <w:r w:rsidR="0050058E" w:rsidRPr="0079745A">
        <w:rPr>
          <w:rFonts w:ascii="Times New Roman" w:hAnsi="Times New Roman" w:cs="Times New Roman"/>
        </w:rPr>
        <w:t xml:space="preserve"> </w:t>
      </w:r>
    </w:p>
    <w:p w14:paraId="568977A7" w14:textId="518284A1" w:rsidR="00804471" w:rsidDel="00394A05" w:rsidRDefault="000C5951" w:rsidP="000C5951">
      <w:pPr>
        <w:spacing w:line="480" w:lineRule="auto"/>
        <w:ind w:firstLine="720"/>
        <w:jc w:val="both"/>
        <w:rPr>
          <w:del w:id="674" w:author="Xueliang Yang" w:date="2020-08-24T09:12:00Z"/>
          <w:rFonts w:ascii="Times New Roman" w:hAnsi="Times New Roman" w:cs="Times New Roman"/>
        </w:rPr>
      </w:pPr>
      <w:del w:id="675" w:author="Xueliang Yang" w:date="2020-08-24T09:12:00Z">
        <w:r w:rsidDel="00394A05">
          <w:rPr>
            <w:rFonts w:ascii="Times New Roman" w:hAnsi="Times New Roman" w:cs="Times New Roman"/>
          </w:rPr>
          <w:delText>In this paper, w</w:delText>
        </w:r>
        <w:r w:rsidR="00804471" w:rsidRPr="00804471" w:rsidDel="00394A05">
          <w:rPr>
            <w:rFonts w:ascii="Times New Roman" w:hAnsi="Times New Roman" w:cs="Times New Roman"/>
          </w:rPr>
          <w:delText>e primarily focus on the H</w:delText>
        </w:r>
        <w:r w:rsidR="00804471" w:rsidRPr="003E2CB7" w:rsidDel="00394A05">
          <w:rPr>
            <w:rFonts w:ascii="Times New Roman" w:hAnsi="Times New Roman" w:cs="Times New Roman"/>
            <w:vertAlign w:val="subscript"/>
          </w:rPr>
          <w:delText>2</w:delText>
        </w:r>
        <w:r w:rsidR="00804471" w:rsidRPr="00804471" w:rsidDel="00394A05">
          <w:rPr>
            <w:rFonts w:ascii="Times New Roman" w:hAnsi="Times New Roman" w:cs="Times New Roman"/>
          </w:rPr>
          <w:delText>-O</w:delText>
        </w:r>
        <w:r w:rsidR="00804471" w:rsidRPr="003E2CB7" w:rsidDel="00394A05">
          <w:rPr>
            <w:rFonts w:ascii="Times New Roman" w:hAnsi="Times New Roman" w:cs="Times New Roman"/>
            <w:vertAlign w:val="subscript"/>
          </w:rPr>
          <w:delText>2</w:delText>
        </w:r>
        <w:r w:rsidR="00804471" w:rsidRPr="00804471" w:rsidDel="00394A05">
          <w:rPr>
            <w:rFonts w:ascii="Times New Roman" w:hAnsi="Times New Roman" w:cs="Times New Roman"/>
          </w:rPr>
          <w:delText xml:space="preserve"> mechanism especially at high pressure combustion regime. The special transport parameter of H and H</w:delText>
        </w:r>
        <w:r w:rsidR="00804471" w:rsidRPr="00BA2624" w:rsidDel="00394A05">
          <w:rPr>
            <w:rFonts w:ascii="Times New Roman" w:hAnsi="Times New Roman" w:cs="Times New Roman"/>
            <w:vertAlign w:val="subscript"/>
            <w:rPrChange w:id="676" w:author="Xueliang Yang" w:date="2020-08-23T22:17:00Z">
              <w:rPr>
                <w:rFonts w:ascii="Times New Roman" w:hAnsi="Times New Roman" w:cs="Times New Roman"/>
              </w:rPr>
            </w:rPrChange>
          </w:rPr>
          <w:delText>2</w:delText>
        </w:r>
        <w:r w:rsidR="00804471" w:rsidRPr="00804471" w:rsidDel="00394A05">
          <w:rPr>
            <w:rFonts w:ascii="Times New Roman" w:hAnsi="Times New Roman" w:cs="Times New Roman"/>
          </w:rPr>
          <w:delText xml:space="preserve"> with other species has been complied by Hai Wang in USC Mech II</w:delText>
        </w:r>
        <w:r w:rsidR="00377091" w:rsidDel="00394A05">
          <w:rPr>
            <w:rFonts w:ascii="Times New Roman" w:hAnsi="Times New Roman" w:cs="Times New Roman"/>
          </w:rPr>
          <w:delText xml:space="preserve"> </w:delText>
        </w:r>
        <w:r w:rsidR="00377091" w:rsidDel="00394A05">
          <w:rPr>
            <w:rFonts w:ascii="Times New Roman" w:hAnsi="Times New Roman" w:cs="Times New Roman"/>
          </w:rPr>
          <w:fldChar w:fldCharType="begin"/>
        </w:r>
        <w:r w:rsidR="00D320CE" w:rsidDel="00394A05">
          <w:rPr>
            <w:rFonts w:ascii="Times New Roman" w:hAnsi="Times New Roman" w:cs="Times New Roman"/>
          </w:rPr>
          <w:delInstrText xml:space="preserve"> ADDIN EN.CITE &lt;EndNote&gt;&lt;Cite&gt;&lt;Author&gt;Hai Wang&lt;/Author&gt;&lt;Year&gt;2007&lt;/Year&gt;&lt;RecNum&gt;22&lt;/RecNum&gt;&lt;DisplayText&gt;[14]&lt;/DisplayText&gt;&lt;record&gt;&lt;rec-number&gt;22&lt;/rec-number&gt;&lt;foreign-keys&gt;&lt;key app="EN" db-id="ft2pw52effsf04eedssxavapfawfepwdx9r9" timestamp="1597802437"&gt;22&lt;/key&gt;&lt;/foreign-keys&gt;&lt;ref-type name="Journal Article"&gt;17&lt;/ref-type&gt;&lt;contributors&gt;&lt;authors&gt;&lt;author&gt;Hai Wang, Xiaoqing You, Ameya V. Joshi, Scott G. Davis, Alexander Laskin, Fokion Egolfopoulos &amp;amp; Chung K. Law&lt;/author&gt;&lt;/authors&gt;&lt;/contributors&gt;&lt;titles&gt;&lt;title&gt;USC Mech Version II. High-Temperature Combustion Reaction Model of H2/CO/C1-C4 Compounds&lt;/title&gt;&lt;/titles&gt;&lt;dates&gt;&lt;year&gt;2007&lt;/year&gt;&lt;/dates&gt;&lt;urls&gt;&lt;related-urls&gt;&lt;url&gt;http://ignis.usc.edu/USC_Mech_II.htm&lt;/url&gt;&lt;/related-urls&gt;&lt;/urls&gt;&lt;/record&gt;&lt;/Cite&gt;&lt;/EndNote&gt;</w:delInstrText>
        </w:r>
        <w:r w:rsidR="00377091" w:rsidDel="00394A05">
          <w:rPr>
            <w:rFonts w:ascii="Times New Roman" w:hAnsi="Times New Roman" w:cs="Times New Roman"/>
          </w:rPr>
          <w:fldChar w:fldCharType="separate"/>
        </w:r>
        <w:r w:rsidR="00D320CE" w:rsidDel="00394A05">
          <w:rPr>
            <w:rFonts w:ascii="Times New Roman" w:hAnsi="Times New Roman" w:cs="Times New Roman"/>
            <w:noProof/>
          </w:rPr>
          <w:delText>[14]</w:delText>
        </w:r>
        <w:r w:rsidR="00377091" w:rsidDel="00394A05">
          <w:rPr>
            <w:rFonts w:ascii="Times New Roman" w:hAnsi="Times New Roman" w:cs="Times New Roman"/>
          </w:rPr>
          <w:fldChar w:fldCharType="end"/>
        </w:r>
        <w:r w:rsidR="003E2CB7" w:rsidDel="00394A05">
          <w:rPr>
            <w:rFonts w:ascii="Times New Roman" w:hAnsi="Times New Roman" w:cs="Times New Roman"/>
          </w:rPr>
          <w:delText>,</w:delText>
        </w:r>
        <w:r w:rsidR="00804471" w:rsidRPr="00804471" w:rsidDel="00394A05">
          <w:rPr>
            <w:rFonts w:ascii="Times New Roman" w:hAnsi="Times New Roman" w:cs="Times New Roman"/>
          </w:rPr>
          <w:delText xml:space="preserve"> which </w:delText>
        </w:r>
        <w:r w:rsidR="00F653EA" w:rsidDel="00394A05">
          <w:rPr>
            <w:rFonts w:ascii="Times New Roman" w:hAnsi="Times New Roman" w:cs="Times New Roman"/>
          </w:rPr>
          <w:delText xml:space="preserve">has </w:delText>
        </w:r>
        <w:r w:rsidR="00804471" w:rsidRPr="00804471" w:rsidDel="00394A05">
          <w:rPr>
            <w:rFonts w:ascii="Times New Roman" w:hAnsi="Times New Roman" w:cs="Times New Roman"/>
          </w:rPr>
          <w:delText>substantially reduced the uncertainty from this part</w:delText>
        </w:r>
        <w:r w:rsidR="00D04D6F" w:rsidDel="00394A05">
          <w:rPr>
            <w:rFonts w:ascii="Times New Roman" w:hAnsi="Times New Roman" w:cs="Times New Roman"/>
          </w:rPr>
          <w:delText>. T</w:delText>
        </w:r>
        <w:r w:rsidR="00804471" w:rsidRPr="00804471" w:rsidDel="00394A05">
          <w:rPr>
            <w:rFonts w:ascii="Times New Roman" w:hAnsi="Times New Roman" w:cs="Times New Roman"/>
          </w:rPr>
          <w:delText>herefore</w:delText>
        </w:r>
        <w:r w:rsidR="00FA7090" w:rsidDel="00394A05">
          <w:rPr>
            <w:rFonts w:ascii="Times New Roman" w:hAnsi="Times New Roman" w:cs="Times New Roman"/>
          </w:rPr>
          <w:delText>,</w:delText>
        </w:r>
        <w:r w:rsidR="00804471" w:rsidRPr="00804471" w:rsidDel="00394A05">
          <w:rPr>
            <w:rFonts w:ascii="Times New Roman" w:hAnsi="Times New Roman" w:cs="Times New Roman"/>
          </w:rPr>
          <w:delText xml:space="preserve"> we only need </w:delText>
        </w:r>
        <w:r w:rsidR="00D04D6F" w:rsidDel="00394A05">
          <w:rPr>
            <w:rFonts w:ascii="Times New Roman" w:hAnsi="Times New Roman" w:cs="Times New Roman"/>
          </w:rPr>
          <w:delText xml:space="preserve">to </w:delText>
        </w:r>
        <w:r w:rsidR="00804471" w:rsidRPr="00804471" w:rsidDel="00394A05">
          <w:rPr>
            <w:rFonts w:ascii="Times New Roman" w:hAnsi="Times New Roman" w:cs="Times New Roman"/>
          </w:rPr>
          <w:delText>quantify</w:delText>
        </w:r>
        <w:r w:rsidR="00D04D6F" w:rsidDel="00394A05">
          <w:rPr>
            <w:rFonts w:ascii="Times New Roman" w:hAnsi="Times New Roman" w:cs="Times New Roman"/>
          </w:rPr>
          <w:delText xml:space="preserve"> </w:delText>
        </w:r>
        <w:r w:rsidR="00D04D6F" w:rsidRPr="00804471" w:rsidDel="00394A05">
          <w:rPr>
            <w:rFonts w:ascii="Times New Roman" w:hAnsi="Times New Roman" w:cs="Times New Roman"/>
          </w:rPr>
          <w:delText>uncertaint</w:delText>
        </w:r>
        <w:r w:rsidR="00D04D6F" w:rsidDel="00394A05">
          <w:rPr>
            <w:rFonts w:ascii="Times New Roman" w:hAnsi="Times New Roman" w:cs="Times New Roman"/>
          </w:rPr>
          <w:delText xml:space="preserve">ies of </w:delText>
        </w:r>
        <w:r w:rsidR="00804471" w:rsidRPr="00804471" w:rsidDel="00394A05">
          <w:rPr>
            <w:rFonts w:ascii="Times New Roman" w:hAnsi="Times New Roman" w:cs="Times New Roman"/>
          </w:rPr>
          <w:delText>rate coefficients using weighted average</w:delText>
        </w:r>
        <w:r w:rsidR="00CF7AAC" w:rsidDel="00394A05">
          <w:rPr>
            <w:rFonts w:ascii="Times New Roman" w:hAnsi="Times New Roman" w:cs="Times New Roman"/>
          </w:rPr>
          <w:delText xml:space="preserve"> method</w:delText>
        </w:r>
        <w:r w:rsidR="00804471" w:rsidRPr="00804471" w:rsidDel="00394A05">
          <w:rPr>
            <w:rFonts w:ascii="Times New Roman" w:hAnsi="Times New Roman" w:cs="Times New Roman"/>
          </w:rPr>
          <w:delText xml:space="preserve"> and</w:delText>
        </w:r>
        <w:r w:rsidR="0056541D" w:rsidDel="00394A05">
          <w:rPr>
            <w:rFonts w:ascii="Times New Roman" w:hAnsi="Times New Roman" w:cs="Times New Roman"/>
          </w:rPr>
          <w:delText xml:space="preserve"> </w:delText>
        </w:r>
        <w:r w:rsidR="00804471" w:rsidRPr="00804471" w:rsidDel="00394A05">
          <w:rPr>
            <w:rFonts w:ascii="Times New Roman" w:hAnsi="Times New Roman" w:cs="Times New Roman"/>
          </w:rPr>
          <w:delText>weighted least square fitting</w:delText>
        </w:r>
        <w:r w:rsidR="0056541D" w:rsidDel="00394A05">
          <w:rPr>
            <w:rFonts w:ascii="Times New Roman" w:hAnsi="Times New Roman" w:cs="Times New Roman"/>
          </w:rPr>
          <w:delText xml:space="preserve"> from </w:delText>
        </w:r>
        <w:r w:rsidR="0056541D" w:rsidDel="00394A05">
          <w:rPr>
            <w:rFonts w:ascii="Times New Roman" w:hAnsi="Times New Roman" w:cs="Times New Roman" w:hint="eastAsia"/>
          </w:rPr>
          <w:delText>d</w:delText>
        </w:r>
        <w:r w:rsidR="0056541D" w:rsidDel="00394A05">
          <w:rPr>
            <w:rFonts w:ascii="Times New Roman" w:hAnsi="Times New Roman" w:cs="Times New Roman"/>
          </w:rPr>
          <w:delText xml:space="preserve">ifferent </w:delText>
        </w:r>
        <w:r w:rsidR="00F653EA" w:rsidDel="00394A05">
          <w:rPr>
            <w:rFonts w:ascii="Times New Roman" w:hAnsi="Times New Roman" w:cs="Times New Roman"/>
          </w:rPr>
          <w:delText xml:space="preserve">experimental </w:delText>
        </w:r>
        <w:r w:rsidR="0056541D" w:rsidDel="00394A05">
          <w:rPr>
            <w:rFonts w:ascii="Times New Roman" w:hAnsi="Times New Roman" w:cs="Times New Roman"/>
          </w:rPr>
          <w:delText>resources.</w:delText>
        </w:r>
        <w:r w:rsidR="008A32E0" w:rsidDel="00394A05">
          <w:rPr>
            <w:rFonts w:ascii="Times New Roman" w:hAnsi="Times New Roman" w:cs="Times New Roman"/>
          </w:rPr>
          <w:delText xml:space="preserve"> It</w:delText>
        </w:r>
        <w:r w:rsidR="00FE496D" w:rsidDel="00394A05">
          <w:rPr>
            <w:rFonts w:ascii="Times New Roman" w:hAnsi="Times New Roman" w:cs="Times New Roman"/>
          </w:rPr>
          <w:delText xml:space="preserve"> must be </w:delText>
        </w:r>
        <w:r w:rsidR="00FE496D" w:rsidDel="00394A05">
          <w:rPr>
            <w:rFonts w:ascii="Times New Roman" w:hAnsi="Times New Roman" w:cs="Times New Roman" w:hint="eastAsia"/>
          </w:rPr>
          <w:delText>declared</w:delText>
        </w:r>
        <w:r w:rsidR="00FE496D" w:rsidDel="00394A05">
          <w:rPr>
            <w:rFonts w:ascii="Times New Roman" w:hAnsi="Times New Roman" w:cs="Times New Roman"/>
          </w:rPr>
          <w:delText xml:space="preserve"> </w:delText>
        </w:r>
        <w:r w:rsidR="008A32E0" w:rsidDel="00394A05">
          <w:rPr>
            <w:rFonts w:ascii="Times New Roman" w:hAnsi="Times New Roman" w:cs="Times New Roman"/>
          </w:rPr>
          <w:delText>that t</w:delText>
        </w:r>
        <w:r w:rsidR="00411269" w:rsidDel="00394A05">
          <w:rPr>
            <w:rFonts w:ascii="Times New Roman" w:hAnsi="Times New Roman" w:cs="Times New Roman"/>
          </w:rPr>
          <w:delText>he indirect (global) measurements</w:delText>
        </w:r>
        <w:r w:rsidR="009F0FD3" w:rsidDel="00394A05">
          <w:rPr>
            <w:rFonts w:ascii="Times New Roman" w:hAnsi="Times New Roman" w:cs="Times New Roman"/>
          </w:rPr>
          <w:delText xml:space="preserve">, </w:delText>
        </w:r>
        <w:r w:rsidR="00411269" w:rsidDel="00394A05">
          <w:rPr>
            <w:rFonts w:ascii="Times New Roman" w:hAnsi="Times New Roman" w:cs="Times New Roman"/>
          </w:rPr>
          <w:delText>such</w:delText>
        </w:r>
        <w:r w:rsidR="00073D45" w:rsidDel="00394A05">
          <w:rPr>
            <w:rFonts w:ascii="Times New Roman" w:hAnsi="Times New Roman" w:cs="Times New Roman"/>
          </w:rPr>
          <w:delText xml:space="preserve"> as studies on </w:delText>
        </w:r>
        <w:r w:rsidR="00411269" w:rsidDel="00394A05">
          <w:rPr>
            <w:rFonts w:ascii="Times New Roman" w:hAnsi="Times New Roman" w:cs="Times New Roman"/>
          </w:rPr>
          <w:delText>laminar flame speed and ignition delay times were neglected</w:delText>
        </w:r>
        <w:r w:rsidR="002E7388" w:rsidDel="00394A05">
          <w:rPr>
            <w:rFonts w:ascii="Times New Roman" w:hAnsi="Times New Roman" w:cs="Times New Roman"/>
          </w:rPr>
          <w:delText xml:space="preserve"> for rate evaluations </w:delText>
        </w:r>
        <w:r w:rsidR="00411269" w:rsidDel="00394A05">
          <w:rPr>
            <w:rFonts w:ascii="Times New Roman" w:hAnsi="Times New Roman" w:cs="Times New Roman" w:hint="eastAsia"/>
          </w:rPr>
          <w:delText>d</w:delText>
        </w:r>
        <w:r w:rsidR="00411269" w:rsidDel="00394A05">
          <w:rPr>
            <w:rFonts w:ascii="Times New Roman" w:hAnsi="Times New Roman" w:cs="Times New Roman"/>
          </w:rPr>
          <w:delText>ue to</w:delText>
        </w:r>
        <w:r w:rsidR="005A5556" w:rsidDel="00394A05">
          <w:rPr>
            <w:rFonts w:ascii="Times New Roman" w:hAnsi="Times New Roman" w:cs="Times New Roman"/>
          </w:rPr>
          <w:delText xml:space="preserve"> the </w:delText>
        </w:r>
        <w:r w:rsidR="00411269" w:rsidDel="00394A05">
          <w:rPr>
            <w:rFonts w:ascii="Times New Roman" w:hAnsi="Times New Roman" w:cs="Times New Roman"/>
          </w:rPr>
          <w:delText>comple</w:delText>
        </w:r>
        <w:r w:rsidR="00E53804" w:rsidDel="00394A05">
          <w:rPr>
            <w:rFonts w:ascii="Times New Roman" w:hAnsi="Times New Roman" w:cs="Times New Roman"/>
          </w:rPr>
          <w:delText>x</w:delText>
        </w:r>
        <w:r w:rsidR="005933CF" w:rsidDel="00394A05">
          <w:rPr>
            <w:rFonts w:ascii="Times New Roman" w:hAnsi="Times New Roman" w:cs="Times New Roman"/>
          </w:rPr>
          <w:delText xml:space="preserve"> disturbances</w:delText>
        </w:r>
        <w:r w:rsidR="00CB1EE5" w:rsidDel="00394A05">
          <w:rPr>
            <w:rFonts w:ascii="Times New Roman" w:hAnsi="Times New Roman" w:cs="Times New Roman"/>
          </w:rPr>
          <w:delText xml:space="preserve"> and </w:delText>
        </w:r>
        <w:r w:rsidR="00427640" w:rsidDel="00394A05">
          <w:rPr>
            <w:rFonts w:ascii="Times New Roman" w:hAnsi="Times New Roman" w:cs="Times New Roman"/>
          </w:rPr>
          <w:delText>underlying</w:delText>
        </w:r>
        <w:r w:rsidR="00E65D0A" w:rsidDel="00394A05">
          <w:rPr>
            <w:rFonts w:ascii="Times New Roman" w:hAnsi="Times New Roman" w:cs="Times New Roman"/>
          </w:rPr>
          <w:delText xml:space="preserve"> </w:delText>
        </w:r>
        <w:r w:rsidR="00CB1EE5" w:rsidDel="00394A05">
          <w:rPr>
            <w:rFonts w:ascii="Times New Roman" w:hAnsi="Times New Roman" w:cs="Times New Roman"/>
          </w:rPr>
          <w:delText>chemistry</w:delText>
        </w:r>
        <w:r w:rsidR="00E65D0A" w:rsidDel="00394A05">
          <w:rPr>
            <w:rFonts w:ascii="Times New Roman" w:hAnsi="Times New Roman" w:cs="Times New Roman"/>
          </w:rPr>
          <w:delText xml:space="preserve"> (</w:delText>
        </w:r>
        <w:r w:rsidR="0009425D" w:rsidDel="00394A05">
          <w:rPr>
            <w:rFonts w:ascii="Times New Roman" w:hAnsi="Times New Roman" w:cs="Times New Roman"/>
          </w:rPr>
          <w:delText>dominated by</w:delText>
        </w:r>
        <w:r w:rsidR="00E65D0A" w:rsidDel="00394A05">
          <w:rPr>
            <w:rFonts w:ascii="Times New Roman" w:hAnsi="Times New Roman" w:cs="Times New Roman"/>
          </w:rPr>
          <w:delText xml:space="preserve"> </w:delText>
        </w:r>
        <w:r w:rsidR="00D3638E" w:rsidDel="00394A05">
          <w:rPr>
            <w:rFonts w:ascii="Times New Roman" w:hAnsi="Times New Roman" w:cs="Times New Roman"/>
          </w:rPr>
          <w:delText xml:space="preserve">several </w:delText>
        </w:r>
        <w:r w:rsidR="00E65D0A" w:rsidDel="00394A05">
          <w:rPr>
            <w:rFonts w:ascii="Times New Roman" w:hAnsi="Times New Roman" w:cs="Times New Roman"/>
          </w:rPr>
          <w:delText xml:space="preserve">detailed elementary reactions rather than </w:delText>
        </w:r>
        <w:r w:rsidR="00901033" w:rsidDel="00394A05">
          <w:rPr>
            <w:rFonts w:ascii="Times New Roman" w:hAnsi="Times New Roman" w:cs="Times New Roman"/>
          </w:rPr>
          <w:delText>a single step reaction)</w:delText>
        </w:r>
        <w:r w:rsidR="00CB1EE5" w:rsidDel="00394A05">
          <w:rPr>
            <w:rFonts w:ascii="Times New Roman" w:hAnsi="Times New Roman" w:cs="Times New Roman"/>
          </w:rPr>
          <w:delText>.</w:delText>
        </w:r>
      </w:del>
    </w:p>
    <w:p w14:paraId="4AF124D7" w14:textId="77777777" w:rsidR="00B342BB" w:rsidRDefault="00B342BB" w:rsidP="00503387">
      <w:pPr>
        <w:spacing w:line="480" w:lineRule="auto"/>
        <w:jc w:val="both"/>
        <w:rPr>
          <w:rFonts w:ascii="Times New Roman" w:hAnsi="Times New Roman" w:cs="Times New Roman"/>
        </w:rPr>
      </w:pPr>
    </w:p>
    <w:p w14:paraId="2564A0C2" w14:textId="505C6306" w:rsidR="005D25EA" w:rsidRPr="00027A7E" w:rsidRDefault="005D25EA" w:rsidP="00804471">
      <w:pPr>
        <w:spacing w:line="480" w:lineRule="auto"/>
        <w:jc w:val="both"/>
        <w:rPr>
          <w:rFonts w:ascii="Times New Roman" w:hAnsi="Times New Roman" w:cs="Times New Roman"/>
          <w:b/>
          <w:bCs/>
        </w:rPr>
      </w:pPr>
      <w:r w:rsidRPr="00027A7E">
        <w:rPr>
          <w:rFonts w:ascii="Times New Roman" w:hAnsi="Times New Roman" w:cs="Times New Roman" w:hint="eastAsia"/>
          <w:b/>
          <w:bCs/>
        </w:rPr>
        <w:t>2</w:t>
      </w:r>
      <w:r w:rsidRPr="00027A7E">
        <w:rPr>
          <w:rFonts w:ascii="Times New Roman" w:hAnsi="Times New Roman" w:cs="Times New Roman"/>
          <w:b/>
          <w:bCs/>
        </w:rPr>
        <w:t xml:space="preserve"> Methodology</w:t>
      </w:r>
    </w:p>
    <w:p w14:paraId="034FB201" w14:textId="4D27562D" w:rsidR="00B342BB" w:rsidRDefault="00B56F2E" w:rsidP="00B342BB">
      <w:pPr>
        <w:spacing w:line="480" w:lineRule="auto"/>
        <w:ind w:firstLine="720"/>
        <w:jc w:val="both"/>
        <w:rPr>
          <w:rFonts w:ascii="Times New Roman" w:hAnsi="Times New Roman" w:cs="Times New Roman"/>
        </w:rPr>
      </w:pPr>
      <w:r>
        <w:rPr>
          <w:rFonts w:ascii="Times New Roman" w:hAnsi="Times New Roman" w:cs="Times New Roman"/>
        </w:rPr>
        <w:t>The</w:t>
      </w:r>
      <w:r w:rsidR="00B342BB" w:rsidRPr="00B342BB">
        <w:rPr>
          <w:rFonts w:ascii="Times New Roman" w:hAnsi="Times New Roman" w:cs="Times New Roman"/>
        </w:rPr>
        <w:t xml:space="preserve"> uncertainty assessment of all reactions in H</w:t>
      </w:r>
      <w:r w:rsidR="00B342BB" w:rsidRPr="00BB324A">
        <w:rPr>
          <w:rFonts w:ascii="Times New Roman" w:hAnsi="Times New Roman" w:cs="Times New Roman"/>
          <w:vertAlign w:val="subscript"/>
        </w:rPr>
        <w:t>2</w:t>
      </w:r>
      <w:r w:rsidR="00B342BB" w:rsidRPr="00B342BB">
        <w:rPr>
          <w:rFonts w:ascii="Times New Roman" w:hAnsi="Times New Roman" w:cs="Times New Roman"/>
        </w:rPr>
        <w:t>-O</w:t>
      </w:r>
      <w:r w:rsidR="00B342BB" w:rsidRPr="00BB324A">
        <w:rPr>
          <w:rFonts w:ascii="Times New Roman" w:hAnsi="Times New Roman" w:cs="Times New Roman"/>
          <w:vertAlign w:val="subscript"/>
        </w:rPr>
        <w:t>2</w:t>
      </w:r>
      <w:r w:rsidR="00B342BB" w:rsidRPr="00B342BB">
        <w:rPr>
          <w:rFonts w:ascii="Times New Roman" w:hAnsi="Times New Roman" w:cs="Times New Roman"/>
        </w:rPr>
        <w:t xml:space="preserve"> reaction system using statistical inference</w:t>
      </w:r>
      <w:r w:rsidR="00561B4A">
        <w:rPr>
          <w:rFonts w:ascii="Times New Roman" w:hAnsi="Times New Roman" w:cs="Times New Roman"/>
        </w:rPr>
        <w:t xml:space="preserve"> was carried out</w:t>
      </w:r>
      <w:r w:rsidR="00B342BB" w:rsidRPr="00B342BB">
        <w:rPr>
          <w:rFonts w:ascii="Times New Roman" w:hAnsi="Times New Roman" w:cs="Times New Roman"/>
        </w:rPr>
        <w:t>. The whole processes can be divided into a few steps:</w:t>
      </w:r>
    </w:p>
    <w:p w14:paraId="31E31641" w14:textId="13BF3C96" w:rsidR="00B342BB" w:rsidRPr="00E910CB" w:rsidRDefault="00D563D8" w:rsidP="00B342BB">
      <w:pPr>
        <w:spacing w:line="480" w:lineRule="auto"/>
        <w:ind w:firstLine="720"/>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 xml:space="preserve">. </w:t>
      </w:r>
      <w:r w:rsidR="00B342BB" w:rsidRPr="00E910CB">
        <w:rPr>
          <w:rFonts w:ascii="Times New Roman" w:hAnsi="Times New Roman" w:cs="Times New Roman"/>
        </w:rPr>
        <w:t>Collect all available experimental kinetics data of each reaction. Different from others, we only use the data from the shock tubes and flow reactors that provides time history profiles of key speciation</w:t>
      </w:r>
      <w:r w:rsidR="00863317">
        <w:rPr>
          <w:rFonts w:ascii="Times New Roman" w:hAnsi="Times New Roman" w:cs="Times New Roman"/>
        </w:rPr>
        <w:t>, c</w:t>
      </w:r>
      <w:r w:rsidR="00B342BB" w:rsidRPr="00E910CB">
        <w:rPr>
          <w:rFonts w:ascii="Times New Roman" w:hAnsi="Times New Roman" w:cs="Times New Roman"/>
        </w:rPr>
        <w:t>onsidering ignition delays, flame speed, jet stirred reactor etc</w:t>
      </w:r>
      <w:r w:rsidR="00561B4A">
        <w:rPr>
          <w:rFonts w:ascii="Times New Roman" w:hAnsi="Times New Roman" w:cs="Times New Roman"/>
        </w:rPr>
        <w:t>.</w:t>
      </w:r>
      <w:r w:rsidR="00863317">
        <w:rPr>
          <w:rFonts w:ascii="Times New Roman" w:hAnsi="Times New Roman" w:cs="Times New Roman"/>
        </w:rPr>
        <w:t xml:space="preserve"> </w:t>
      </w:r>
      <w:r w:rsidR="00B342BB" w:rsidRPr="00E910CB">
        <w:rPr>
          <w:rFonts w:ascii="Times New Roman" w:hAnsi="Times New Roman" w:cs="Times New Roman"/>
        </w:rPr>
        <w:t>are more of global measurement</w:t>
      </w:r>
      <w:r w:rsidR="00C4454D">
        <w:rPr>
          <w:rFonts w:ascii="Times New Roman" w:hAnsi="Times New Roman" w:cs="Times New Roman"/>
        </w:rPr>
        <w:t xml:space="preserve"> (indirect measurement)</w:t>
      </w:r>
      <w:r w:rsidR="00B342BB" w:rsidRPr="00E910CB">
        <w:rPr>
          <w:rFonts w:ascii="Times New Roman" w:hAnsi="Times New Roman" w:cs="Times New Roman"/>
        </w:rPr>
        <w:t xml:space="preserve"> and the values </w:t>
      </w:r>
      <w:r w:rsidR="00561B4A" w:rsidRPr="00E910CB">
        <w:rPr>
          <w:rFonts w:ascii="Times New Roman" w:hAnsi="Times New Roman" w:cs="Times New Roman"/>
        </w:rPr>
        <w:t>derived</w:t>
      </w:r>
      <w:r w:rsidR="00B342BB" w:rsidRPr="00E910CB">
        <w:rPr>
          <w:rFonts w:ascii="Times New Roman" w:hAnsi="Times New Roman" w:cs="Times New Roman"/>
        </w:rPr>
        <w:t xml:space="preserve"> from them have much higher uncertainty because of much stronger interference from other reactions, temperature/pressure variations, or even molecular transport parameters.</w:t>
      </w:r>
    </w:p>
    <w:p w14:paraId="797BD2B5" w14:textId="6B64AEC7" w:rsidR="0057247C" w:rsidRPr="002329BC" w:rsidRDefault="00B342BB" w:rsidP="001F0406">
      <w:pPr>
        <w:spacing w:line="360" w:lineRule="auto"/>
        <w:jc w:val="both"/>
        <w:rPr>
          <w:rFonts w:ascii="Times New Roman" w:hAnsi="Times New Roman" w:cs="Times New Roman"/>
        </w:rPr>
      </w:pPr>
      <w:r w:rsidRPr="00E910CB">
        <w:rPr>
          <w:rFonts w:ascii="Times New Roman" w:hAnsi="Times New Roman" w:cs="Times New Roman"/>
        </w:rPr>
        <w:tab/>
      </w:r>
      <w:r w:rsidR="00D563D8">
        <w:rPr>
          <w:rFonts w:ascii="Times New Roman" w:hAnsi="Times New Roman" w:cs="Times New Roman"/>
        </w:rPr>
        <w:t xml:space="preserve">ii. </w:t>
      </w:r>
      <w:r w:rsidRPr="00E910CB">
        <w:rPr>
          <w:rFonts w:ascii="Times New Roman" w:hAnsi="Times New Roman" w:cs="Times New Roman"/>
        </w:rPr>
        <w:t xml:space="preserve">The reaction at each temperature/pressure were evaluated using weighted average (maximum likelihood function) which values more accurate experimental measurements. </w:t>
      </w:r>
    </w:p>
    <w:p w14:paraId="05B69AE4" w14:textId="511E4728" w:rsidR="002329BC" w:rsidRPr="002329BC" w:rsidRDefault="000F16C3" w:rsidP="003E24CB">
      <w:pPr>
        <w:spacing w:line="480" w:lineRule="auto"/>
        <w:ind w:firstLine="720"/>
        <w:jc w:val="both"/>
        <w:rPr>
          <w:rFonts w:ascii="Times New Roman" w:hAnsi="Times New Roman" w:cs="Times New Roman"/>
        </w:rPr>
      </w:pPr>
      <w:r>
        <w:rPr>
          <w:rFonts w:ascii="Times New Roman" w:hAnsi="Times New Roman" w:cs="Times New Roman"/>
          <w:noProof/>
        </w:rPr>
        <w:t>The</w:t>
      </w:r>
      <w:r w:rsidR="00C768D8">
        <w:rPr>
          <w:rFonts w:ascii="Times New Roman" w:hAnsi="Times New Roman" w:cs="Times New Roman"/>
          <w:noProof/>
        </w:rPr>
        <w:t xml:space="preserve"> rate</w:t>
      </w:r>
      <w:r>
        <w:rPr>
          <w:rFonts w:ascii="Times New Roman" w:hAnsi="Times New Roman" w:cs="Times New Roman"/>
          <w:noProof/>
        </w:rPr>
        <w:t xml:space="preserve"> measurements from different sources are regarded independent.</w:t>
      </w:r>
      <w:r w:rsidR="003E24CB">
        <w:rPr>
          <w:rFonts w:ascii="Times New Roman" w:hAnsi="Times New Roman" w:cs="Times New Roman"/>
        </w:rPr>
        <w:t xml:space="preserve"> </w:t>
      </w:r>
      <w:r w:rsidR="00737602">
        <w:rPr>
          <w:rFonts w:ascii="Times New Roman" w:hAnsi="Times New Roman" w:cs="Times New Roman"/>
        </w:rPr>
        <w:t xml:space="preserve">The data from each measurement </w:t>
      </w:r>
      <w:r w:rsidR="00020646">
        <w:rPr>
          <w:rFonts w:ascii="Times New Roman" w:hAnsi="Times New Roman" w:cs="Times New Roman"/>
          <w:noProof/>
        </w:rPr>
        <w:t xml:space="preserve">were assumed to have </w:t>
      </w:r>
      <w:r w:rsidR="00020646" w:rsidRPr="002329BC">
        <w:rPr>
          <w:rFonts w:ascii="Times New Roman" w:hAnsi="Times New Roman" w:cs="Times New Roman"/>
          <w:noProof/>
        </w:rPr>
        <w:t>normal distribution</w:t>
      </w:r>
      <w:r w:rsidR="00020646">
        <w:rPr>
          <w:rFonts w:ascii="Times New Roman" w:hAnsi="Times New Roman" w:cs="Times New Roman"/>
          <w:noProof/>
        </w:rPr>
        <w:t>.</w:t>
      </w:r>
      <w:r w:rsidR="00020646">
        <w:rPr>
          <w:rFonts w:ascii="Times New Roman" w:hAnsi="Times New Roman" w:cs="Times New Roman"/>
        </w:rPr>
        <w:t xml:space="preserve"> Therefore, t</w:t>
      </w:r>
      <w:r w:rsidR="00E81897">
        <w:rPr>
          <w:rFonts w:ascii="Times New Roman" w:hAnsi="Times New Roman" w:cs="Times New Roman"/>
        </w:rPr>
        <w:t xml:space="preserve">he </w:t>
      </w:r>
      <w:r w:rsidR="002329BC" w:rsidRPr="002329BC">
        <w:rPr>
          <w:rFonts w:ascii="Times New Roman" w:hAnsi="Times New Roman" w:cs="Times New Roman"/>
        </w:rPr>
        <w:t xml:space="preserve">Maximum Likelihood </w:t>
      </w:r>
      <w:r w:rsidR="00E81897">
        <w:rPr>
          <w:rFonts w:ascii="Times New Roman" w:hAnsi="Times New Roman" w:cs="Times New Roman"/>
        </w:rPr>
        <w:t>E</w:t>
      </w:r>
      <w:r w:rsidR="002329BC" w:rsidRPr="002329BC">
        <w:rPr>
          <w:rFonts w:ascii="Times New Roman" w:hAnsi="Times New Roman" w:cs="Times New Roman"/>
        </w:rPr>
        <w:t>stimator</w:t>
      </w:r>
      <w:r w:rsidR="00020646">
        <w:rPr>
          <w:rFonts w:ascii="Times New Roman" w:hAnsi="Times New Roman" w:cs="Times New Roman"/>
        </w:rPr>
        <w:t xml:space="preserve"> (MLE)</w:t>
      </w:r>
      <w:r w:rsidR="00373F3B">
        <w:rPr>
          <w:rFonts w:ascii="Times New Roman" w:hAnsi="Times New Roman" w:cs="Times New Roman"/>
        </w:rPr>
        <w:t xml:space="preserve"> for rate measurements </w:t>
      </w:r>
      <w:r w:rsidR="00C768D8">
        <w:rPr>
          <w:rFonts w:ascii="Times New Roman" w:hAnsi="Times New Roman" w:cs="Times New Roman"/>
        </w:rPr>
        <w:t>are</w:t>
      </w:r>
      <w:r w:rsidR="00373F3B">
        <w:rPr>
          <w:rFonts w:ascii="Times New Roman" w:hAnsi="Times New Roman" w:cs="Times New Roman"/>
        </w:rPr>
        <w:t xml:space="preserve"> expressed as follow:</w:t>
      </w:r>
    </w:p>
    <w:p w14:paraId="4960CBCF" w14:textId="5F9FC113" w:rsidR="002329BC" w:rsidRPr="00184332" w:rsidRDefault="002329BC" w:rsidP="001F0406">
      <w:pPr>
        <w:spacing w:line="480" w:lineRule="auto"/>
        <w:jc w:val="both"/>
        <w:rPr>
          <w:rFonts w:ascii="Times New Roman" w:hAnsi="Times New Roman" w:cs="Times New Roman"/>
        </w:rPr>
      </w:pPr>
      <m:oMathPara>
        <m:oMathParaPr>
          <m:jc m:val="right"/>
        </m:oMathParaPr>
        <m:oMath>
          <m:r>
            <w:rPr>
              <w:rFonts w:ascii="Cambria Math" w:hAnsi="Cambria Math" w:cs="Times New Roman"/>
              <w:noProof/>
            </w:rPr>
            <m:t>P({</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i</m:t>
              </m:r>
            </m:sub>
          </m:sSub>
          <m:r>
            <w:rPr>
              <w:rFonts w:ascii="Cambria Math" w:hAnsi="Cambria Math" w:cs="Times New Roman"/>
              <w:noProof/>
            </w:rPr>
            <m:t>})=</m:t>
          </m:r>
          <m:nary>
            <m:naryPr>
              <m:chr m:val="∏"/>
              <m:limLoc m:val="subSup"/>
              <m:subHide m:val="1"/>
              <m:supHide m:val="1"/>
              <m:ctrlPr>
                <w:rPr>
                  <w:rFonts w:ascii="Cambria Math" w:hAnsi="Cambria Math" w:cs="Times New Roman"/>
                  <w:i/>
                  <w:noProof/>
                </w:rPr>
              </m:ctrlPr>
            </m:naryPr>
            <m:sub/>
            <m:sup/>
            <m:e>
              <m:r>
                <w:rPr>
                  <w:rFonts w:ascii="Cambria Math" w:hAnsi="Cambria Math" w:cs="Times New Roman"/>
                  <w:noProof/>
                </w:rPr>
                <m:t>f</m:t>
              </m:r>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i</m:t>
                      </m:r>
                    </m:sub>
                  </m:sSub>
                  <m:d>
                    <m:dPr>
                      <m:begChr m:val="|"/>
                      <m:endChr m:val=""/>
                      <m:ctrlPr>
                        <w:rPr>
                          <w:rFonts w:ascii="Cambria Math" w:hAnsi="Cambria Math" w:cs="Times New Roman"/>
                          <w:i/>
                          <w:noProof/>
                        </w:rPr>
                      </m:ctrlPr>
                    </m:dPr>
                    <m:e>
                      <m:r>
                        <w:rPr>
                          <w:rFonts w:ascii="Cambria Math" w:hAnsi="Cambria Math" w:cs="Times New Roman"/>
                          <w:noProof/>
                        </w:rPr>
                        <m:t>μ,</m:t>
                      </m:r>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e>
                  </m:d>
                </m:e>
              </m:d>
              <m:r>
                <w:rPr>
                  <w:rFonts w:ascii="Cambria Math" w:hAnsi="Cambria Math" w:cs="Times New Roman"/>
                  <w:noProof/>
                </w:rPr>
                <m:t>=</m:t>
              </m:r>
              <m:nary>
                <m:naryPr>
                  <m:chr m:val="∏"/>
                  <m:limLoc m:val="subSup"/>
                  <m:subHide m:val="1"/>
                  <m:supHide m:val="1"/>
                  <m:ctrlPr>
                    <w:rPr>
                      <w:rFonts w:ascii="Cambria Math" w:hAnsi="Cambria Math" w:cs="Times New Roman"/>
                      <w:i/>
                      <w:noProof/>
                    </w:rPr>
                  </m:ctrlPr>
                </m:naryPr>
                <m:sub/>
                <m:sup/>
                <m:e>
                  <m:f>
                    <m:fPr>
                      <m:ctrlPr>
                        <w:rPr>
                          <w:rFonts w:ascii="Cambria Math" w:hAnsi="Cambria Math" w:cs="Times New Roman"/>
                          <w:i/>
                          <w:noProof/>
                        </w:rPr>
                      </m:ctrlPr>
                    </m:fPr>
                    <m:num>
                      <m:r>
                        <w:rPr>
                          <w:rFonts w:ascii="Cambria Math" w:hAnsi="Cambria Math" w:cs="Times New Roman"/>
                          <w:noProof/>
                        </w:rPr>
                        <m:t>1</m:t>
                      </m:r>
                    </m:num>
                    <m:den>
                      <m:rad>
                        <m:radPr>
                          <m:degHide m:val="1"/>
                          <m:ctrlPr>
                            <w:rPr>
                              <w:rFonts w:ascii="Cambria Math" w:hAnsi="Cambria Math" w:cs="Times New Roman"/>
                              <w:i/>
                              <w:noProof/>
                            </w:rPr>
                          </m:ctrlPr>
                        </m:radPr>
                        <m:deg/>
                        <m:e>
                          <m:r>
                            <w:rPr>
                              <w:rFonts w:ascii="Cambria Math" w:hAnsi="Cambria Math" w:cs="Times New Roman"/>
                              <w:noProof/>
                            </w:rPr>
                            <m:t>2π</m:t>
                          </m:r>
                        </m:e>
                      </m:rad>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den>
                  </m:f>
                </m:e>
              </m:nary>
            </m:e>
          </m:nary>
          <m:func>
            <m:funcPr>
              <m:ctrlPr>
                <w:rPr>
                  <w:rFonts w:ascii="Cambria Math" w:hAnsi="Cambria Math" w:cs="Times New Roman"/>
                  <w:i/>
                  <w:noProof/>
                </w:rPr>
              </m:ctrlPr>
            </m:funcPr>
            <m:fName>
              <m:r>
                <w:rPr>
                  <w:rFonts w:ascii="Cambria Math" w:hAnsi="Cambria Math" w:cs="Times New Roman"/>
                  <w:noProof/>
                </w:rPr>
                <m:t>exp</m:t>
              </m:r>
            </m:fName>
            <m:e>
              <m:r>
                <w:rPr>
                  <w:rFonts w:ascii="Cambria Math" w:hAnsi="Cambria Math" w:cs="Times New Roman"/>
                  <w:noProof/>
                </w:rPr>
                <m:t>(</m:t>
              </m:r>
            </m:e>
          </m:func>
          <m:r>
            <w:rPr>
              <w:rFonts w:ascii="Cambria Math" w:hAnsi="Cambria Math" w:cs="Times New Roman"/>
              <w:noProof/>
            </w:rPr>
            <m:t>-</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2</m:t>
              </m:r>
            </m:den>
          </m:f>
          <m:f>
            <m:fPr>
              <m:ctrlPr>
                <w:rPr>
                  <w:rFonts w:ascii="Cambria Math" w:hAnsi="Cambria Math" w:cs="Times New Roman"/>
                  <w:i/>
                  <w:noProof/>
                </w:rPr>
              </m:ctrlPr>
            </m:fPr>
            <m:num>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i</m:t>
                  </m:r>
                </m:sub>
              </m:sSub>
              <m:r>
                <w:rPr>
                  <w:rFonts w:ascii="Cambria Math" w:hAnsi="Cambria Math" w:cs="Times New Roman"/>
                  <w:noProof/>
                </w:rPr>
                <m:t>-μ</m:t>
              </m:r>
              <m:sSup>
                <m:sSupPr>
                  <m:ctrlPr>
                    <w:rPr>
                      <w:rFonts w:ascii="Cambria Math" w:hAnsi="Cambria Math" w:cs="Times New Roman"/>
                      <w:i/>
                      <w:noProof/>
                    </w:rPr>
                  </m:ctrlPr>
                </m:sSupPr>
                <m:e>
                  <m:r>
                    <w:rPr>
                      <w:rFonts w:ascii="Cambria Math" w:hAnsi="Cambria Math" w:cs="Times New Roman"/>
                      <w:noProof/>
                    </w:rPr>
                    <m:t>)</m:t>
                  </m:r>
                </m:e>
                <m:sup>
                  <m:r>
                    <w:rPr>
                      <w:rFonts w:ascii="Cambria Math" w:hAnsi="Cambria Math" w:cs="Times New Roman"/>
                      <w:noProof/>
                    </w:rPr>
                    <m:t>2</m:t>
                  </m:r>
                </m:sup>
              </m:sSup>
            </m:num>
            <m:den>
              <m:sSup>
                <m:sSupPr>
                  <m:ctrlPr>
                    <w:rPr>
                      <w:rFonts w:ascii="Cambria Math" w:hAnsi="Cambria Math" w:cs="Times New Roman"/>
                      <w:i/>
                      <w:noProof/>
                    </w:rPr>
                  </m:ctrlPr>
                </m:sSupPr>
                <m:e>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e>
                <m:sup>
                  <m:r>
                    <w:rPr>
                      <w:rFonts w:ascii="Cambria Math" w:hAnsi="Cambria Math" w:cs="Times New Roman"/>
                      <w:noProof/>
                    </w:rPr>
                    <m:t>2</m:t>
                  </m:r>
                </m:sup>
              </m:sSup>
            </m:den>
          </m:f>
          <m:r>
            <w:rPr>
              <w:rFonts w:ascii="Cambria Math" w:hAnsi="Cambria Math" w:cs="Times New Roman"/>
              <w:noProof/>
            </w:rPr>
            <m:t>)                               (1)</m:t>
          </m:r>
        </m:oMath>
      </m:oMathPara>
    </w:p>
    <w:p w14:paraId="149D27D7" w14:textId="5B518C82" w:rsidR="00184332" w:rsidRDefault="00373F3B" w:rsidP="001F0406">
      <w:pPr>
        <w:spacing w:line="480" w:lineRule="auto"/>
        <w:ind w:firstLine="720"/>
        <w:jc w:val="both"/>
        <w:rPr>
          <w:rFonts w:ascii="Times New Roman" w:hAnsi="Times New Roman" w:cs="Times New Roman"/>
        </w:rPr>
      </w:pPr>
      <w:r w:rsidRPr="00373F3B">
        <w:rPr>
          <w:rFonts w:ascii="Times New Roman" w:hAnsi="Times New Roman" w:cs="Times New Roman"/>
          <w:iCs/>
          <w:noProof/>
        </w:rPr>
        <w:t xml:space="preserve">Where, </w:t>
      </w:r>
      <w:r w:rsidRPr="002329BC">
        <w:rPr>
          <w:rFonts w:ascii="Times New Roman" w:hAnsi="Times New Roman" w:cs="Times New Roman"/>
          <w:i/>
          <w:noProof/>
        </w:rPr>
        <w:t>x</w:t>
      </w:r>
      <w:r w:rsidRPr="002329BC">
        <w:rPr>
          <w:rFonts w:ascii="Times New Roman" w:hAnsi="Times New Roman" w:cs="Times New Roman"/>
          <w:i/>
          <w:noProof/>
          <w:vertAlign w:val="subscript"/>
        </w:rPr>
        <w:t>i</w:t>
      </w:r>
      <w:r w:rsidRPr="002329BC">
        <w:rPr>
          <w:rFonts w:ascii="Times New Roman" w:hAnsi="Times New Roman" w:cs="Times New Roman"/>
          <w:noProof/>
        </w:rPr>
        <w:t xml:space="preserve"> is </w:t>
      </w:r>
      <w:r w:rsidR="005D7981">
        <w:rPr>
          <w:rFonts w:ascii="Times New Roman" w:hAnsi="Times New Roman" w:cs="Times New Roman"/>
          <w:noProof/>
        </w:rPr>
        <w:t xml:space="preserve">the </w:t>
      </w:r>
      <w:r w:rsidR="00AD0B80">
        <w:rPr>
          <w:rFonts w:ascii="Times New Roman" w:hAnsi="Times New Roman" w:cs="Times New Roman"/>
          <w:noProof/>
        </w:rPr>
        <w:t>average</w:t>
      </w:r>
      <w:r w:rsidR="00F07079">
        <w:rPr>
          <w:rFonts w:ascii="Times New Roman" w:hAnsi="Times New Roman" w:cs="Times New Roman"/>
          <w:noProof/>
        </w:rPr>
        <w:t xml:space="preserve"> </w:t>
      </w:r>
      <w:r w:rsidR="005D7981">
        <w:rPr>
          <w:rFonts w:ascii="Times New Roman" w:hAnsi="Times New Roman" w:cs="Times New Roman"/>
          <w:noProof/>
        </w:rPr>
        <w:t xml:space="preserve">rate </w:t>
      </w:r>
      <w:r w:rsidR="00966D8F">
        <w:rPr>
          <w:rFonts w:ascii="Times New Roman" w:hAnsi="Times New Roman" w:cs="Times New Roman"/>
          <w:noProof/>
        </w:rPr>
        <w:t>of</w:t>
      </w:r>
      <w:r w:rsidRPr="002329BC">
        <w:rPr>
          <w:rFonts w:ascii="Times New Roman" w:hAnsi="Times New Roman" w:cs="Times New Roman"/>
          <w:noProof/>
        </w:rPr>
        <w:t xml:space="preserve"> the </w:t>
      </w:r>
      <w:r w:rsidR="002A358A">
        <w:rPr>
          <w:rFonts w:ascii="Times New Roman" w:hAnsi="Times New Roman" w:cs="Times New Roman"/>
          <w:noProof/>
        </w:rPr>
        <w:t>i-</w:t>
      </w:r>
      <w:r w:rsidRPr="002329BC">
        <w:rPr>
          <w:rFonts w:ascii="Times New Roman" w:hAnsi="Times New Roman" w:cs="Times New Roman"/>
          <w:noProof/>
        </w:rPr>
        <w:t xml:space="preserve">th </w:t>
      </w:r>
      <w:r w:rsidR="001577D7">
        <w:rPr>
          <w:rFonts w:ascii="Times New Roman" w:hAnsi="Times New Roman" w:cs="Times New Roman"/>
          <w:noProof/>
        </w:rPr>
        <w:t>measurement</w:t>
      </w:r>
      <w:r w:rsidR="00B51DFB">
        <w:rPr>
          <w:rFonts w:ascii="Times New Roman" w:hAnsi="Times New Roman" w:cs="Times New Roman"/>
          <w:noProof/>
        </w:rPr>
        <w:t xml:space="preserve"> (X</w:t>
      </w:r>
      <w:r w:rsidR="00B51DFB" w:rsidRPr="00B51DFB">
        <w:rPr>
          <w:rFonts w:ascii="Times New Roman" w:hAnsi="Times New Roman" w:cs="Times New Roman"/>
          <w:noProof/>
          <w:vertAlign w:val="subscript"/>
        </w:rPr>
        <w:t>i</w:t>
      </w:r>
      <w:r w:rsidR="00B51DFB">
        <w:rPr>
          <w:rFonts w:ascii="Times New Roman" w:hAnsi="Times New Roman" w:cs="Times New Roman"/>
          <w:noProof/>
        </w:rPr>
        <w:t>)</w:t>
      </w:r>
      <w:r w:rsidR="001577D7">
        <w:rPr>
          <w:rFonts w:ascii="Times New Roman" w:hAnsi="Times New Roman" w:cs="Times New Roman"/>
          <w:noProof/>
        </w:rPr>
        <w:t>,</w:t>
      </w:r>
      <w:r w:rsidRPr="002329BC">
        <w:rPr>
          <w:rFonts w:ascii="Times New Roman" w:hAnsi="Times New Roman" w:cs="Times New Roman"/>
          <w:noProof/>
        </w:rPr>
        <w:t xml:space="preserve"> </w:t>
      </w:r>
      <w:r w:rsidR="00F07079" w:rsidRPr="002329BC">
        <w:rPr>
          <w:rFonts w:ascii="Times New Roman" w:hAnsi="Times New Roman" w:cs="Times New Roman"/>
          <w:i/>
          <w:noProof/>
        </w:rPr>
        <w:t>σ</w:t>
      </w:r>
      <w:r w:rsidR="00F07079" w:rsidRPr="005B185B">
        <w:rPr>
          <w:rFonts w:ascii="Times New Roman" w:hAnsi="Times New Roman" w:cs="Times New Roman"/>
          <w:i/>
          <w:noProof/>
          <w:vertAlign w:val="subscript"/>
        </w:rPr>
        <w:t>i</w:t>
      </w:r>
      <w:r w:rsidR="00F07079" w:rsidRPr="005B185B">
        <w:rPr>
          <w:rFonts w:ascii="Times New Roman" w:hAnsi="Times New Roman" w:cs="Times New Roman"/>
          <w:noProof/>
          <w:vertAlign w:val="subscript"/>
        </w:rPr>
        <w:t xml:space="preserve"> </w:t>
      </w:r>
      <w:r w:rsidR="00F07079" w:rsidRPr="002329BC">
        <w:rPr>
          <w:rFonts w:ascii="Times New Roman" w:hAnsi="Times New Roman" w:cs="Times New Roman"/>
          <w:noProof/>
        </w:rPr>
        <w:t>is the standard deviation of</w:t>
      </w:r>
      <w:r w:rsidR="00F07079">
        <w:rPr>
          <w:rFonts w:ascii="Times New Roman" w:hAnsi="Times New Roman" w:cs="Times New Roman"/>
        </w:rPr>
        <w:t xml:space="preserve"> the </w:t>
      </w:r>
      <w:proofErr w:type="spellStart"/>
      <w:r w:rsidR="00F07079">
        <w:rPr>
          <w:rFonts w:ascii="Times New Roman" w:hAnsi="Times New Roman" w:cs="Times New Roman"/>
        </w:rPr>
        <w:t>i-th</w:t>
      </w:r>
      <w:proofErr w:type="spellEnd"/>
      <w:r w:rsidR="00F07079">
        <w:rPr>
          <w:rFonts w:ascii="Times New Roman" w:hAnsi="Times New Roman" w:cs="Times New Roman"/>
        </w:rPr>
        <w:t xml:space="preserve"> measurement</w:t>
      </w:r>
      <w:r w:rsidR="008A42AB">
        <w:rPr>
          <w:rFonts w:ascii="Times New Roman" w:hAnsi="Times New Roman" w:cs="Times New Roman"/>
        </w:rPr>
        <w:t xml:space="preserve"> </w:t>
      </w:r>
      <w:r w:rsidR="008A42AB">
        <w:rPr>
          <w:rFonts w:ascii="Times New Roman" w:hAnsi="Times New Roman" w:cs="Times New Roman"/>
          <w:noProof/>
        </w:rPr>
        <w:t>(X</w:t>
      </w:r>
      <w:r w:rsidR="008A42AB" w:rsidRPr="00B51DFB">
        <w:rPr>
          <w:rFonts w:ascii="Times New Roman" w:hAnsi="Times New Roman" w:cs="Times New Roman"/>
          <w:noProof/>
          <w:vertAlign w:val="subscript"/>
        </w:rPr>
        <w:t>i</w:t>
      </w:r>
      <w:r w:rsidR="008A42AB">
        <w:rPr>
          <w:rFonts w:ascii="Times New Roman" w:hAnsi="Times New Roman" w:cs="Times New Roman"/>
          <w:noProof/>
        </w:rPr>
        <w:t>)</w:t>
      </w:r>
      <w:r w:rsidR="00F07079">
        <w:rPr>
          <w:rFonts w:ascii="Times New Roman" w:hAnsi="Times New Roman" w:cs="Times New Roman"/>
        </w:rPr>
        <w:t xml:space="preserve">, </w:t>
      </w:r>
      <w:r w:rsidRPr="002329BC">
        <w:rPr>
          <w:rFonts w:ascii="Times New Roman" w:hAnsi="Times New Roman" w:cs="Times New Roman"/>
          <w:i/>
          <w:noProof/>
        </w:rPr>
        <w:t>μ</w:t>
      </w:r>
      <w:r w:rsidRPr="002329BC">
        <w:rPr>
          <w:rFonts w:ascii="Times New Roman" w:hAnsi="Times New Roman" w:cs="Times New Roman"/>
          <w:noProof/>
        </w:rPr>
        <w:t xml:space="preserve"> is </w:t>
      </w:r>
      <w:r w:rsidR="00020646">
        <w:rPr>
          <w:rFonts w:ascii="Times New Roman" w:hAnsi="Times New Roman" w:cs="Times New Roman"/>
          <w:noProof/>
        </w:rPr>
        <w:t xml:space="preserve">the average </w:t>
      </w:r>
      <w:r w:rsidR="005D7981">
        <w:rPr>
          <w:rFonts w:ascii="Times New Roman" w:hAnsi="Times New Roman" w:cs="Times New Roman"/>
          <w:noProof/>
        </w:rPr>
        <w:t>rate</w:t>
      </w:r>
      <w:r w:rsidRPr="002329BC">
        <w:rPr>
          <w:rFonts w:ascii="Times New Roman" w:hAnsi="Times New Roman" w:cs="Times New Roman"/>
          <w:noProof/>
        </w:rPr>
        <w:t xml:space="preserve"> of all</w:t>
      </w:r>
      <w:r w:rsidR="005D7981">
        <w:rPr>
          <w:rFonts w:ascii="Times New Roman" w:hAnsi="Times New Roman" w:cs="Times New Roman"/>
          <w:noProof/>
        </w:rPr>
        <w:t xml:space="preserve"> measurements</w:t>
      </w:r>
      <w:r w:rsidR="0071516E">
        <w:rPr>
          <w:rFonts w:ascii="Times New Roman" w:hAnsi="Times New Roman" w:cs="Times New Roman"/>
          <w:noProof/>
        </w:rPr>
        <w:t xml:space="preserve"> (X</w:t>
      </w:r>
      <w:r w:rsidR="0071516E" w:rsidRPr="0071516E">
        <w:rPr>
          <w:rFonts w:ascii="Times New Roman" w:hAnsi="Times New Roman" w:cs="Times New Roman"/>
          <w:noProof/>
          <w:vertAlign w:val="subscript"/>
        </w:rPr>
        <w:t>1</w:t>
      </w:r>
      <w:r w:rsidR="0071516E">
        <w:rPr>
          <w:rFonts w:ascii="Times New Roman" w:hAnsi="Times New Roman" w:cs="Times New Roman"/>
          <w:noProof/>
        </w:rPr>
        <w:t>,X</w:t>
      </w:r>
      <w:r w:rsidR="0071516E" w:rsidRPr="0071516E">
        <w:rPr>
          <w:rFonts w:ascii="Times New Roman" w:hAnsi="Times New Roman" w:cs="Times New Roman"/>
          <w:noProof/>
          <w:vertAlign w:val="subscript"/>
        </w:rPr>
        <w:t>2</w:t>
      </w:r>
      <w:r w:rsidR="0071516E">
        <w:rPr>
          <w:rFonts w:ascii="Times New Roman" w:hAnsi="Times New Roman" w:cs="Times New Roman"/>
          <w:noProof/>
        </w:rPr>
        <w:t>,…X</w:t>
      </w:r>
      <w:r w:rsidR="0071516E" w:rsidRPr="0071516E">
        <w:rPr>
          <w:rFonts w:ascii="Times New Roman" w:hAnsi="Times New Roman" w:cs="Times New Roman"/>
          <w:noProof/>
          <w:vertAlign w:val="subscript"/>
        </w:rPr>
        <w:t>n</w:t>
      </w:r>
      <w:r w:rsidR="0071516E">
        <w:rPr>
          <w:rFonts w:ascii="Times New Roman" w:hAnsi="Times New Roman" w:cs="Times New Roman"/>
          <w:noProof/>
        </w:rPr>
        <w:t>)</w:t>
      </w:r>
      <w:r w:rsidR="00D71AA5">
        <w:rPr>
          <w:rFonts w:ascii="Times New Roman" w:hAnsi="Times New Roman" w:cs="Times New Roman"/>
          <w:noProof/>
        </w:rPr>
        <w:t>.</w:t>
      </w:r>
      <w:r w:rsidR="000F16C3">
        <w:rPr>
          <w:rFonts w:ascii="Times New Roman" w:hAnsi="Times New Roman" w:cs="Times New Roman"/>
          <w:noProof/>
        </w:rPr>
        <w:t xml:space="preserve"> </w:t>
      </w:r>
    </w:p>
    <w:p w14:paraId="3381A584" w14:textId="763C18EA" w:rsidR="00184332" w:rsidRDefault="00184332" w:rsidP="00373F3B">
      <w:pPr>
        <w:spacing w:line="480" w:lineRule="auto"/>
        <w:ind w:firstLine="720"/>
        <w:rPr>
          <w:rFonts w:ascii="Times New Roman" w:hAnsi="Times New Roman" w:cs="Times New Roman"/>
        </w:rPr>
      </w:pPr>
      <w:r>
        <w:rPr>
          <w:rFonts w:ascii="Times New Roman" w:hAnsi="Times New Roman" w:cs="Times New Roman"/>
        </w:rPr>
        <w:t xml:space="preserve">The equation </w:t>
      </w:r>
      <w:r>
        <w:rPr>
          <w:rFonts w:ascii="Times New Roman" w:hAnsi="Times New Roman" w:cs="Times New Roman" w:hint="eastAsia"/>
        </w:rPr>
        <w:t>(</w:t>
      </w:r>
      <w:r>
        <w:rPr>
          <w:rFonts w:ascii="Times New Roman" w:hAnsi="Times New Roman" w:cs="Times New Roman"/>
        </w:rPr>
        <w:t>1) was maximized when:</w:t>
      </w:r>
    </w:p>
    <w:p w14:paraId="6F3B463C" w14:textId="77777777" w:rsidR="002329BC" w:rsidRPr="002329BC" w:rsidRDefault="00400896" w:rsidP="002329BC">
      <w:pPr>
        <w:spacing w:line="480" w:lineRule="auto"/>
        <w:rPr>
          <w:rFonts w:ascii="Times New Roman" w:hAnsi="Times New Roman" w:cs="Times New Roman"/>
        </w:rPr>
      </w:pPr>
      <m:oMathPara>
        <m:oMath>
          <m:f>
            <m:fPr>
              <m:ctrlPr>
                <w:rPr>
                  <w:rFonts w:ascii="Cambria Math" w:hAnsi="Cambria Math" w:cs="Times New Roman"/>
                  <w:i/>
                  <w:noProof/>
                </w:rPr>
              </m:ctrlPr>
            </m:fPr>
            <m:num>
              <m:r>
                <w:rPr>
                  <w:rFonts w:ascii="Cambria Math" w:hAnsi="Cambria Math" w:cs="Times New Roman"/>
                  <w:noProof/>
                </w:rPr>
                <m:t>∂</m:t>
              </m:r>
            </m:num>
            <m:den>
              <m:r>
                <w:rPr>
                  <w:rFonts w:ascii="Cambria Math" w:hAnsi="Cambria Math" w:cs="Times New Roman"/>
                  <w:noProof/>
                </w:rPr>
                <m:t>∂μ</m:t>
              </m:r>
            </m:den>
          </m:f>
          <m:nary>
            <m:naryPr>
              <m:chr m:val="∑"/>
              <m:supHide m:val="1"/>
              <m:ctrlPr>
                <w:rPr>
                  <w:rFonts w:ascii="Cambria Math" w:hAnsi="Cambria Math" w:cs="Times New Roman"/>
                  <w:i/>
                  <w:noProof/>
                </w:rPr>
              </m:ctrlPr>
            </m:naryPr>
            <m:sub>
              <m:r>
                <w:rPr>
                  <w:rFonts w:ascii="Cambria Math" w:hAnsi="Cambria Math" w:cs="Times New Roman"/>
                  <w:noProof/>
                </w:rPr>
                <m:t>i</m:t>
              </m:r>
            </m:sub>
            <m:sup/>
            <m:e>
              <m:d>
                <m:dPr>
                  <m:ctrlPr>
                    <w:rPr>
                      <w:rFonts w:ascii="Cambria Math" w:hAnsi="Cambria Math" w:cs="Times New Roman"/>
                      <w:i/>
                      <w:noProof/>
                    </w:rPr>
                  </m:ctrlPr>
                </m:dPr>
                <m:e>
                  <m:r>
                    <w:rPr>
                      <w:rFonts w:ascii="Cambria Math" w:hAnsi="Cambria Math" w:cs="Times New Roman"/>
                      <w:noProof/>
                    </w:rPr>
                    <m:t>-</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2</m:t>
                      </m:r>
                    </m:den>
                  </m:f>
                  <m:f>
                    <m:fPr>
                      <m:ctrlPr>
                        <w:rPr>
                          <w:rFonts w:ascii="Cambria Math" w:hAnsi="Cambria Math" w:cs="Times New Roman"/>
                          <w:i/>
                          <w:noProof/>
                        </w:rPr>
                      </m:ctrlPr>
                    </m:fPr>
                    <m:num>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i</m:t>
                          </m:r>
                        </m:sub>
                      </m:sSub>
                      <m:r>
                        <w:rPr>
                          <w:rFonts w:ascii="Cambria Math" w:hAnsi="Cambria Math" w:cs="Times New Roman"/>
                          <w:noProof/>
                        </w:rPr>
                        <m:t>-μ</m:t>
                      </m:r>
                      <m:sSup>
                        <m:sSupPr>
                          <m:ctrlPr>
                            <w:rPr>
                              <w:rFonts w:ascii="Cambria Math" w:hAnsi="Cambria Math" w:cs="Times New Roman"/>
                              <w:i/>
                              <w:noProof/>
                            </w:rPr>
                          </m:ctrlPr>
                        </m:sSupPr>
                        <m:e>
                          <m:r>
                            <w:rPr>
                              <w:rFonts w:ascii="Cambria Math" w:hAnsi="Cambria Math" w:cs="Times New Roman"/>
                              <w:noProof/>
                            </w:rPr>
                            <m:t>)</m:t>
                          </m:r>
                        </m:e>
                        <m:sup>
                          <m:r>
                            <w:rPr>
                              <w:rFonts w:ascii="Cambria Math" w:hAnsi="Cambria Math" w:cs="Times New Roman"/>
                              <w:noProof/>
                            </w:rPr>
                            <m:t>2</m:t>
                          </m:r>
                        </m:sup>
                      </m:sSup>
                    </m:num>
                    <m:den>
                      <m:sSup>
                        <m:sSupPr>
                          <m:ctrlPr>
                            <w:rPr>
                              <w:rFonts w:ascii="Cambria Math" w:hAnsi="Cambria Math" w:cs="Times New Roman"/>
                              <w:i/>
                              <w:noProof/>
                            </w:rPr>
                          </m:ctrlPr>
                        </m:sSupPr>
                        <m:e>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e>
                        <m:sup>
                          <m:r>
                            <w:rPr>
                              <w:rFonts w:ascii="Cambria Math" w:hAnsi="Cambria Math" w:cs="Times New Roman"/>
                              <w:noProof/>
                            </w:rPr>
                            <m:t>2</m:t>
                          </m:r>
                        </m:sup>
                      </m:sSup>
                    </m:den>
                  </m:f>
                </m:e>
              </m:d>
            </m:e>
          </m:nary>
          <m:r>
            <w:rPr>
              <w:rFonts w:ascii="Cambria Math" w:hAnsi="Cambria Math" w:cs="Times New Roman"/>
              <w:noProof/>
            </w:rPr>
            <m:t>=</m:t>
          </m:r>
          <m:nary>
            <m:naryPr>
              <m:chr m:val="∑"/>
              <m:supHide m:val="1"/>
              <m:ctrlPr>
                <w:rPr>
                  <w:rFonts w:ascii="Cambria Math" w:hAnsi="Cambria Math" w:cs="Times New Roman"/>
                  <w:i/>
                  <w:noProof/>
                </w:rPr>
              </m:ctrlPr>
            </m:naryPr>
            <m:sub>
              <m:r>
                <w:rPr>
                  <w:rFonts w:ascii="Cambria Math" w:hAnsi="Cambria Math" w:cs="Times New Roman"/>
                  <w:noProof/>
                </w:rPr>
                <m:t>i</m:t>
              </m:r>
            </m:sub>
            <m:sup/>
            <m:e>
              <m:f>
                <m:fPr>
                  <m:ctrlPr>
                    <w:rPr>
                      <w:rFonts w:ascii="Cambria Math" w:hAnsi="Cambria Math" w:cs="Times New Roman"/>
                      <w:i/>
                      <w:noProof/>
                    </w:rPr>
                  </m:ctrlPr>
                </m:fPr>
                <m:num>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i</m:t>
                      </m:r>
                    </m:sub>
                  </m:sSub>
                  <m:r>
                    <w:rPr>
                      <w:rFonts w:ascii="Cambria Math" w:hAnsi="Cambria Math" w:cs="Times New Roman"/>
                      <w:noProof/>
                    </w:rPr>
                    <m:t>-μ)</m:t>
                  </m:r>
                </m:num>
                <m:den>
                  <m:sSup>
                    <m:sSupPr>
                      <m:ctrlPr>
                        <w:rPr>
                          <w:rFonts w:ascii="Cambria Math" w:hAnsi="Cambria Math" w:cs="Times New Roman"/>
                          <w:i/>
                          <w:noProof/>
                        </w:rPr>
                      </m:ctrlPr>
                    </m:sSupPr>
                    <m:e>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e>
                    <m:sup>
                      <m:r>
                        <w:rPr>
                          <w:rFonts w:ascii="Cambria Math" w:hAnsi="Cambria Math" w:cs="Times New Roman"/>
                          <w:noProof/>
                        </w:rPr>
                        <m:t>2</m:t>
                      </m:r>
                    </m:sup>
                  </m:sSup>
                </m:den>
              </m:f>
            </m:e>
          </m:nary>
          <m:r>
            <w:rPr>
              <w:rFonts w:ascii="Cambria Math" w:hAnsi="Cambria Math" w:cs="Times New Roman"/>
              <w:noProof/>
            </w:rPr>
            <m:t>=0</m:t>
          </m:r>
        </m:oMath>
      </m:oMathPara>
    </w:p>
    <w:p w14:paraId="0732968B" w14:textId="77777777" w:rsidR="002329BC" w:rsidRPr="002329BC" w:rsidRDefault="002329BC" w:rsidP="002329BC">
      <w:pPr>
        <w:spacing w:line="480" w:lineRule="auto"/>
        <w:rPr>
          <w:rFonts w:ascii="Times New Roman" w:hAnsi="Times New Roman" w:cs="Times New Roman"/>
          <w:noProof/>
        </w:rPr>
      </w:pPr>
      <w:r w:rsidRPr="002329BC">
        <w:rPr>
          <w:rFonts w:ascii="Times New Roman" w:hAnsi="Times New Roman" w:cs="Times New Roman"/>
        </w:rPr>
        <w:lastRenderedPageBreak/>
        <w:t>Thus,</w:t>
      </w:r>
      <w:r w:rsidRPr="002329BC">
        <w:rPr>
          <w:rFonts w:ascii="Times New Roman" w:hAnsi="Times New Roman" w:cs="Times New Roman"/>
          <w:noProof/>
        </w:rPr>
        <w:t xml:space="preserve"> </w:t>
      </w:r>
    </w:p>
    <w:p w14:paraId="5C9A73B4" w14:textId="77777777" w:rsidR="002329BC" w:rsidRPr="002329BC" w:rsidRDefault="002329BC" w:rsidP="002329BC">
      <w:pPr>
        <w:spacing w:line="480" w:lineRule="auto"/>
        <w:rPr>
          <w:rFonts w:ascii="Times New Roman" w:hAnsi="Times New Roman" w:cs="Times New Roman"/>
        </w:rPr>
      </w:pPr>
      <m:oMathPara>
        <m:oMath>
          <m:r>
            <w:rPr>
              <w:rFonts w:ascii="Cambria Math" w:hAnsi="Cambria Math" w:cs="Times New Roman"/>
              <w:noProof/>
            </w:rPr>
            <m:t>μ=</m:t>
          </m:r>
          <m:f>
            <m:fPr>
              <m:ctrlPr>
                <w:rPr>
                  <w:rFonts w:ascii="Cambria Math" w:hAnsi="Cambria Math" w:cs="Times New Roman"/>
                  <w:i/>
                  <w:noProof/>
                </w:rPr>
              </m:ctrlPr>
            </m:fPr>
            <m:num>
              <m:nary>
                <m:naryPr>
                  <m:chr m:val="∑"/>
                  <m:supHide m:val="1"/>
                  <m:ctrlPr>
                    <w:rPr>
                      <w:rFonts w:ascii="Cambria Math" w:hAnsi="Cambria Math" w:cs="Times New Roman"/>
                      <w:i/>
                      <w:noProof/>
                    </w:rPr>
                  </m:ctrlPr>
                </m:naryPr>
                <m:sub>
                  <m:r>
                    <w:rPr>
                      <w:rFonts w:ascii="Cambria Math" w:hAnsi="Cambria Math" w:cs="Times New Roman"/>
                      <w:noProof/>
                    </w:rPr>
                    <m:t>i</m:t>
                  </m:r>
                </m:sub>
                <m:sup/>
                <m:e>
                  <m:sSup>
                    <m:sSupPr>
                      <m:ctrlPr>
                        <w:rPr>
                          <w:rFonts w:ascii="Cambria Math" w:hAnsi="Cambria Math" w:cs="Times New Roman"/>
                          <w:i/>
                          <w:noProof/>
                        </w:rPr>
                      </m:ctrlPr>
                    </m:sSup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i</m:t>
                              </m:r>
                            </m:sub>
                          </m:sSub>
                        </m:num>
                        <m:den>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den>
                      </m:f>
                    </m:e>
                    <m:sup>
                      <m:r>
                        <w:rPr>
                          <w:rFonts w:ascii="Cambria Math" w:hAnsi="Cambria Math" w:cs="Times New Roman"/>
                          <w:noProof/>
                        </w:rPr>
                        <m:t>2</m:t>
                      </m:r>
                    </m:sup>
                  </m:sSup>
                </m:e>
              </m:nary>
            </m:num>
            <m:den>
              <m:nary>
                <m:naryPr>
                  <m:chr m:val="∑"/>
                  <m:supHide m:val="1"/>
                  <m:ctrlPr>
                    <w:rPr>
                      <w:rFonts w:ascii="Cambria Math" w:hAnsi="Cambria Math" w:cs="Times New Roman"/>
                      <w:i/>
                      <w:noProof/>
                    </w:rPr>
                  </m:ctrlPr>
                </m:naryPr>
                <m:sub>
                  <m:r>
                    <w:rPr>
                      <w:rFonts w:ascii="Cambria Math" w:hAnsi="Cambria Math" w:cs="Times New Roman"/>
                      <w:noProof/>
                    </w:rPr>
                    <m:t>i</m:t>
                  </m:r>
                </m:sub>
                <m:sup/>
                <m:e>
                  <m:sSup>
                    <m:sSupPr>
                      <m:ctrlPr>
                        <w:rPr>
                          <w:rFonts w:ascii="Cambria Math" w:hAnsi="Cambria Math" w:cs="Times New Roman"/>
                          <w:i/>
                          <w:noProof/>
                        </w:rPr>
                      </m:ctrlPr>
                    </m:sSupPr>
                    <m:e>
                      <m:f>
                        <m:fPr>
                          <m:ctrlPr>
                            <w:rPr>
                              <w:rFonts w:ascii="Cambria Math" w:hAnsi="Cambria Math" w:cs="Times New Roman"/>
                              <w:i/>
                              <w:noProof/>
                            </w:rPr>
                          </m:ctrlPr>
                        </m:fPr>
                        <m:num>
                          <m:r>
                            <w:rPr>
                              <w:rFonts w:ascii="Cambria Math" w:hAnsi="Cambria Math" w:cs="Times New Roman"/>
                              <w:noProof/>
                            </w:rPr>
                            <m:t>1</m:t>
                          </m:r>
                        </m:num>
                        <m:den>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den>
                      </m:f>
                    </m:e>
                    <m:sup>
                      <m:r>
                        <w:rPr>
                          <w:rFonts w:ascii="Cambria Math" w:hAnsi="Cambria Math" w:cs="Times New Roman"/>
                          <w:noProof/>
                        </w:rPr>
                        <m:t>2</m:t>
                      </m:r>
                    </m:sup>
                  </m:sSup>
                </m:e>
              </m:nary>
            </m:den>
          </m:f>
          <m:r>
            <w:rPr>
              <w:rFonts w:ascii="Cambria Math" w:hAnsi="Cambria Math" w:cs="Times New Roman"/>
              <w:noProof/>
            </w:rPr>
            <m:t>=</m:t>
          </m:r>
          <m:f>
            <m:fPr>
              <m:ctrlPr>
                <w:rPr>
                  <w:rFonts w:ascii="Cambria Math" w:hAnsi="Cambria Math" w:cs="Times New Roman"/>
                  <w:i/>
                  <w:noProof/>
                </w:rPr>
              </m:ctrlPr>
            </m:fPr>
            <m:num>
              <m:nary>
                <m:naryPr>
                  <m:chr m:val="∑"/>
                  <m:supHide m:val="1"/>
                  <m:ctrlPr>
                    <w:rPr>
                      <w:rFonts w:ascii="Cambria Math" w:hAnsi="Cambria Math" w:cs="Times New Roman"/>
                      <w:i/>
                      <w:noProof/>
                    </w:rPr>
                  </m:ctrlPr>
                </m:naryPr>
                <m:sub>
                  <m:r>
                    <w:rPr>
                      <w:rFonts w:ascii="Cambria Math" w:hAnsi="Cambria Math" w:cs="Times New Roman"/>
                      <w:noProof/>
                    </w:rPr>
                    <m:t>i</m:t>
                  </m:r>
                </m:sub>
                <m:sup/>
                <m:e>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i</m:t>
                      </m:r>
                    </m:sub>
                  </m:sSub>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i</m:t>
                      </m:r>
                    </m:sub>
                  </m:sSub>
                </m:e>
              </m:nary>
            </m:num>
            <m:den>
              <m:nary>
                <m:naryPr>
                  <m:chr m:val="∑"/>
                  <m:supHide m:val="1"/>
                  <m:ctrlPr>
                    <w:rPr>
                      <w:rFonts w:ascii="Cambria Math" w:hAnsi="Cambria Math" w:cs="Times New Roman"/>
                      <w:i/>
                      <w:noProof/>
                    </w:rPr>
                  </m:ctrlPr>
                </m:naryPr>
                <m:sub>
                  <m:r>
                    <w:rPr>
                      <w:rFonts w:ascii="Cambria Math" w:hAnsi="Cambria Math" w:cs="Times New Roman"/>
                      <w:noProof/>
                    </w:rPr>
                    <m:t>i</m:t>
                  </m:r>
                </m:sub>
                <m:sup/>
                <m:e>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i</m:t>
                      </m:r>
                    </m:sub>
                  </m:sSub>
                </m:e>
              </m:nary>
            </m:den>
          </m:f>
          <m:r>
            <m:rPr>
              <m:nor/>
            </m:rPr>
            <w:rPr>
              <w:rFonts w:ascii="Times New Roman" w:hAnsi="Times New Roman" w:cs="Times New Roman"/>
              <w:noProof/>
            </w:rPr>
            <m:t xml:space="preserve">        with </m:t>
          </m:r>
          <m:sSub>
            <m:sSubPr>
              <m:ctrlPr>
                <w:rPr>
                  <w:rFonts w:ascii="Cambria Math" w:hAnsi="Cambria Math" w:cs="Times New Roman"/>
                  <w:noProof/>
                </w:rPr>
              </m:ctrlPr>
            </m:sSubPr>
            <m:e>
              <m:r>
                <w:rPr>
                  <w:rFonts w:ascii="Cambria Math" w:hAnsi="Cambria Math" w:cs="Times New Roman"/>
                  <w:noProof/>
                </w:rPr>
                <m:t>w</m:t>
              </m:r>
            </m:e>
            <m:sub>
              <m:r>
                <w:rPr>
                  <w:rFonts w:ascii="Cambria Math" w:hAnsi="Cambria Math" w:cs="Times New Roman"/>
                  <w:noProof/>
                </w:rPr>
                <m:t>i</m:t>
              </m:r>
              <m:ctrlPr>
                <w:rPr>
                  <w:rFonts w:ascii="Cambria Math" w:hAnsi="Cambria Math" w:cs="Times New Roman"/>
                  <w:i/>
                  <w:noProof/>
                </w:rPr>
              </m:ctrlPr>
            </m:sub>
          </m:sSub>
          <m:r>
            <w:rPr>
              <w:rFonts w:ascii="Cambria Math" w:hAnsi="Cambria Math" w:cs="Times New Roman"/>
              <w:noProof/>
            </w:rPr>
            <m:t>=1/</m:t>
          </m:r>
          <m:sSup>
            <m:sSupPr>
              <m:ctrlPr>
                <w:rPr>
                  <w:rFonts w:ascii="Cambria Math" w:hAnsi="Cambria Math" w:cs="Times New Roman"/>
                  <w:i/>
                  <w:noProof/>
                </w:rPr>
              </m:ctrlPr>
            </m:sSupPr>
            <m:e>
              <m:sSub>
                <m:sSubPr>
                  <m:ctrlPr>
                    <w:rPr>
                      <w:rFonts w:ascii="Cambria Math" w:hAnsi="Cambria Math" w:cs="Times New Roman"/>
                      <w:i/>
                      <w:noProof/>
                    </w:rPr>
                  </m:ctrlPr>
                </m:sSubPr>
                <m:e>
                  <m:r>
                    <w:rPr>
                      <w:rFonts w:ascii="Cambria Math" w:hAnsi="Cambria Math" w:cs="Times New Roman"/>
                      <w:noProof/>
                    </w:rPr>
                    <m:t>σ</m:t>
                  </m:r>
                </m:e>
                <m:sub>
                  <m:r>
                    <w:rPr>
                      <w:rFonts w:ascii="Cambria Math" w:hAnsi="Cambria Math" w:cs="Times New Roman"/>
                      <w:noProof/>
                    </w:rPr>
                    <m:t>i</m:t>
                  </m:r>
                </m:sub>
              </m:sSub>
            </m:e>
            <m:sup>
              <m:r>
                <w:rPr>
                  <w:rFonts w:ascii="Cambria Math" w:hAnsi="Cambria Math" w:cs="Times New Roman"/>
                  <w:noProof/>
                </w:rPr>
                <m:t>2</m:t>
              </m:r>
            </m:sup>
          </m:sSup>
        </m:oMath>
      </m:oMathPara>
    </w:p>
    <w:p w14:paraId="0F3AA0DE" w14:textId="2A1DA733" w:rsidR="00047528" w:rsidRDefault="00016F47" w:rsidP="0094155C">
      <w:pPr>
        <w:spacing w:line="480" w:lineRule="auto"/>
        <w:ind w:firstLine="720"/>
        <w:rPr>
          <w:rFonts w:ascii="Times New Roman" w:hAnsi="Times New Roman" w:cs="Times New Roman"/>
          <w:noProof/>
        </w:rPr>
      </w:pPr>
      <w:r>
        <w:rPr>
          <w:rFonts w:ascii="Times New Roman" w:hAnsi="Times New Roman" w:cs="Times New Roman"/>
          <w:noProof/>
        </w:rPr>
        <w:t>Where,</w:t>
      </w:r>
      <w:r w:rsidR="000120BD">
        <w:rPr>
          <w:rFonts w:ascii="Times New Roman" w:hAnsi="Times New Roman" w:cs="Times New Roman"/>
          <w:noProof/>
        </w:rPr>
        <w:t xml:space="preserve"> </w:t>
      </w:r>
      <m:oMath>
        <m:r>
          <w:rPr>
            <w:rFonts w:ascii="Cambria Math" w:hAnsi="Cambria Math" w:cs="Times New Roman"/>
            <w:noProof/>
          </w:rPr>
          <m:t>μ</m:t>
        </m:r>
      </m:oMath>
      <w:r w:rsidR="00B37241" w:rsidRPr="002329BC">
        <w:rPr>
          <w:rFonts w:ascii="Times New Roman" w:hAnsi="Times New Roman" w:cs="Times New Roman"/>
          <w:i/>
          <w:noProof/>
        </w:rPr>
        <w:t xml:space="preserve"> </w:t>
      </w:r>
      <w:r w:rsidR="00B37241" w:rsidRPr="00B37241">
        <w:rPr>
          <w:rFonts w:ascii="Times New Roman" w:hAnsi="Times New Roman" w:cs="Times New Roman"/>
          <w:iCs/>
          <w:noProof/>
        </w:rPr>
        <w:t>is the weighted average rate,</w:t>
      </w:r>
      <w:r w:rsidR="00B37241">
        <w:rPr>
          <w:rFonts w:ascii="Times New Roman" w:hAnsi="Times New Roman" w:cs="Times New Roman"/>
          <w:i/>
          <w:noProof/>
        </w:rPr>
        <w:t xml:space="preserve"> </w:t>
      </w:r>
      <w:r w:rsidR="002329BC" w:rsidRPr="002329BC">
        <w:rPr>
          <w:rFonts w:ascii="Times New Roman" w:hAnsi="Times New Roman" w:cs="Times New Roman"/>
          <w:i/>
          <w:noProof/>
        </w:rPr>
        <w:t>w</w:t>
      </w:r>
      <w:r w:rsidR="002329BC" w:rsidRPr="002329BC">
        <w:rPr>
          <w:rFonts w:ascii="Times New Roman" w:hAnsi="Times New Roman" w:cs="Times New Roman"/>
          <w:i/>
          <w:noProof/>
          <w:vertAlign w:val="subscript"/>
        </w:rPr>
        <w:t>i</w:t>
      </w:r>
      <w:r w:rsidR="00F126E9">
        <w:rPr>
          <w:rFonts w:ascii="Times New Roman" w:hAnsi="Times New Roman" w:cs="Times New Roman"/>
          <w:noProof/>
        </w:rPr>
        <w:t xml:space="preserve"> is</w:t>
      </w:r>
      <w:r w:rsidR="002329BC" w:rsidRPr="002329BC">
        <w:rPr>
          <w:rFonts w:ascii="Times New Roman" w:hAnsi="Times New Roman" w:cs="Times New Roman"/>
          <w:noProof/>
        </w:rPr>
        <w:t xml:space="preserve"> the weight of the i-th </w:t>
      </w:r>
      <w:r w:rsidR="00EE77C4">
        <w:rPr>
          <w:rFonts w:ascii="Times New Roman" w:hAnsi="Times New Roman" w:cs="Times New Roman"/>
          <w:noProof/>
        </w:rPr>
        <w:t>measured rate</w:t>
      </w:r>
      <w:r w:rsidR="002329BC" w:rsidRPr="002329BC">
        <w:rPr>
          <w:rFonts w:ascii="Times New Roman" w:hAnsi="Times New Roman" w:cs="Times New Roman"/>
          <w:noProof/>
        </w:rPr>
        <w:t>.</w:t>
      </w:r>
    </w:p>
    <w:p w14:paraId="60C3BA34" w14:textId="476D3732" w:rsidR="00B37241" w:rsidRDefault="00B37241" w:rsidP="00B37241">
      <w:pPr>
        <w:spacing w:line="480" w:lineRule="auto"/>
        <w:ind w:firstLine="720"/>
        <w:rPr>
          <w:rFonts w:ascii="Times New Roman" w:hAnsi="Times New Roman" w:cs="Times New Roman"/>
          <w:noProof/>
        </w:rPr>
      </w:pPr>
      <w:r>
        <w:rPr>
          <w:rFonts w:ascii="Times New Roman" w:hAnsi="Times New Roman" w:cs="Times New Roman"/>
          <w:noProof/>
        </w:rPr>
        <w:t>The</w:t>
      </w:r>
      <w:r w:rsidR="005444FA">
        <w:rPr>
          <w:rFonts w:ascii="Times New Roman" w:hAnsi="Times New Roman" w:cs="Times New Roman"/>
          <w:noProof/>
        </w:rPr>
        <w:t xml:space="preserve"> </w:t>
      </w:r>
      <w:r w:rsidR="001F008F">
        <w:rPr>
          <w:rFonts w:ascii="Times New Roman" w:hAnsi="Times New Roman" w:cs="Times New Roman"/>
          <w:noProof/>
        </w:rPr>
        <w:t xml:space="preserve">determintation of </w:t>
      </w:r>
      <w:r w:rsidR="005444FA">
        <w:rPr>
          <w:rFonts w:ascii="Times New Roman" w:hAnsi="Times New Roman" w:cs="Times New Roman"/>
        </w:rPr>
        <w:t xml:space="preserve">variance </w:t>
      </w:r>
      <w:r w:rsidR="001F008F">
        <w:rPr>
          <w:rFonts w:ascii="Times New Roman" w:hAnsi="Times New Roman" w:cs="Times New Roman"/>
        </w:rPr>
        <w:t>(</w:t>
      </w:r>
      <w:r w:rsidR="005444FA" w:rsidRPr="001B6066">
        <w:rPr>
          <w:rFonts w:ascii="Times New Roman" w:hAnsi="Times New Roman" w:cs="Times New Roman"/>
          <w:i/>
        </w:rPr>
        <w:t>σ</w:t>
      </w:r>
      <w:r w:rsidR="005444FA" w:rsidRPr="001C384B">
        <w:rPr>
          <w:rFonts w:ascii="Times New Roman" w:hAnsi="Times New Roman" w:cs="Times New Roman"/>
          <w:vertAlign w:val="superscript"/>
        </w:rPr>
        <w:t>2</w:t>
      </w:r>
      <w:r w:rsidR="001F008F">
        <w:rPr>
          <w:rFonts w:ascii="Times New Roman" w:hAnsi="Times New Roman" w:cs="Times New Roman"/>
          <w:noProof/>
        </w:rPr>
        <w:t xml:space="preserve">) </w:t>
      </w:r>
      <w:r w:rsidR="003C7A57">
        <w:rPr>
          <w:rFonts w:ascii="Times New Roman" w:hAnsi="Times New Roman" w:cs="Times New Roman"/>
          <w:noProof/>
        </w:rPr>
        <w:t xml:space="preserve">of </w:t>
      </w:r>
      <w:r w:rsidR="005444FA">
        <w:rPr>
          <w:rFonts w:ascii="Times New Roman" w:hAnsi="Times New Roman" w:cs="Times New Roman"/>
          <w:noProof/>
        </w:rPr>
        <w:t xml:space="preserve">the </w:t>
      </w:r>
      <w:r>
        <w:rPr>
          <w:rFonts w:ascii="Times New Roman" w:hAnsi="Times New Roman" w:cs="Times New Roman"/>
          <w:noProof/>
        </w:rPr>
        <w:t>weighted average rate</w:t>
      </w:r>
      <w:r w:rsidR="00CE39D4">
        <w:rPr>
          <w:rFonts w:ascii="Times New Roman" w:hAnsi="Times New Roman" w:cs="Times New Roman"/>
          <w:noProof/>
        </w:rPr>
        <w:t xml:space="preserve"> (</w:t>
      </w:r>
      <m:oMath>
        <m:r>
          <w:rPr>
            <w:rFonts w:ascii="Cambria Math" w:hAnsi="Cambria Math" w:cs="Times New Roman"/>
            <w:noProof/>
          </w:rPr>
          <m:t>μ</m:t>
        </m:r>
      </m:oMath>
      <w:r w:rsidR="00CE39D4">
        <w:rPr>
          <w:rFonts w:ascii="Times New Roman" w:hAnsi="Times New Roman" w:cs="Times New Roman"/>
          <w:noProof/>
        </w:rPr>
        <w:t>)</w:t>
      </w:r>
      <w:r w:rsidR="001F008F">
        <w:rPr>
          <w:rFonts w:ascii="Times New Roman" w:hAnsi="Times New Roman" w:cs="Times New Roman"/>
          <w:noProof/>
        </w:rPr>
        <w:t xml:space="preserve"> </w:t>
      </w:r>
      <w:r w:rsidR="00C863C2">
        <w:rPr>
          <w:rFonts w:ascii="Times New Roman" w:hAnsi="Times New Roman" w:cs="Times New Roman"/>
          <w:noProof/>
        </w:rPr>
        <w:t>is</w:t>
      </w:r>
      <w:r w:rsidR="00C863C2">
        <w:rPr>
          <w:rFonts w:ascii="Times New Roman" w:hAnsi="Times New Roman" w:cs="Times New Roman" w:hint="eastAsia"/>
          <w:noProof/>
        </w:rPr>
        <w:t xml:space="preserve"> elaborated</w:t>
      </w:r>
      <w:r w:rsidR="00C863C2">
        <w:rPr>
          <w:rFonts w:ascii="Times New Roman" w:hAnsi="Times New Roman" w:cs="Times New Roman"/>
          <w:noProof/>
        </w:rPr>
        <w:t xml:space="preserve"> a</w:t>
      </w:r>
      <w:r w:rsidR="00885C81">
        <w:rPr>
          <w:rFonts w:ascii="Times New Roman" w:hAnsi="Times New Roman" w:cs="Times New Roman"/>
          <w:noProof/>
        </w:rPr>
        <w:t>s follow</w:t>
      </w:r>
      <w:r w:rsidR="00EE63CF">
        <w:rPr>
          <w:rFonts w:ascii="Times New Roman" w:hAnsi="Times New Roman" w:cs="Times New Roman"/>
          <w:noProof/>
        </w:rPr>
        <w:t>:</w:t>
      </w:r>
    </w:p>
    <w:p w14:paraId="327F5CA3" w14:textId="77777777" w:rsidR="00EE63CF" w:rsidRDefault="00EE63CF" w:rsidP="00B37241">
      <w:pPr>
        <w:spacing w:line="480" w:lineRule="auto"/>
        <w:ind w:firstLine="720"/>
        <w:rPr>
          <w:rFonts w:ascii="Times New Roman" w:hAnsi="Times New Roman" w:cs="Times New Roman"/>
          <w:noProof/>
        </w:rPr>
      </w:pPr>
    </w:p>
    <w:p w14:paraId="5EDF5317" w14:textId="77777777" w:rsidR="00B37241" w:rsidRDefault="00B37241" w:rsidP="00B37241">
      <w:pPr>
        <w:spacing w:line="480" w:lineRule="auto"/>
        <w:ind w:firstLine="720"/>
        <w:rPr>
          <w:rFonts w:ascii="Times New Roman" w:hAnsi="Times New Roman" w:cs="Times New Roman"/>
          <w:noProof/>
        </w:rPr>
      </w:pPr>
    </w:p>
    <w:p w14:paraId="06EB454D" w14:textId="5255E520" w:rsidR="00311EB4" w:rsidRDefault="00DB34C5" w:rsidP="005C6A8F">
      <w:pPr>
        <w:spacing w:line="480" w:lineRule="auto"/>
        <w:ind w:firstLine="720"/>
        <w:jc w:val="center"/>
        <w:rPr>
          <w:rFonts w:ascii="Times New Roman" w:hAnsi="Times New Roman" w:cs="Times New Roman"/>
          <w:noProof/>
        </w:rPr>
      </w:pPr>
      <w:r w:rsidRPr="00B045E9">
        <w:rPr>
          <w:noProof/>
          <w:position w:val="-6"/>
        </w:rPr>
        <w:object w:dxaOrig="7520" w:dyaOrig="5360" w14:anchorId="4443E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5.5pt;height:267.5pt;mso-width-percent:0;mso-height-percent:0;mso-width-percent:0;mso-height-percent:0" o:ole="">
            <v:imagedata r:id="rId8" o:title=""/>
          </v:shape>
          <o:OLEObject Type="Embed" ProgID="Equation.DSMT4" ShapeID="_x0000_i1025" DrawAspect="Content" ObjectID="_1659766614" r:id="rId9"/>
        </w:object>
      </w:r>
    </w:p>
    <w:p w14:paraId="1578B90E" w14:textId="69067CA3" w:rsidR="004A676D" w:rsidRPr="00B959D2" w:rsidRDefault="004A676D" w:rsidP="00DB2B74">
      <w:pPr>
        <w:spacing w:line="480" w:lineRule="auto"/>
        <w:ind w:firstLine="720"/>
        <w:jc w:val="both"/>
        <w:rPr>
          <w:rFonts w:ascii="Times New Roman" w:hAnsi="Times New Roman" w:cs="Times New Roman"/>
        </w:rPr>
      </w:pPr>
      <w:r>
        <w:rPr>
          <w:rFonts w:ascii="Times New Roman" w:hAnsi="Times New Roman" w:cs="Times New Roman"/>
        </w:rPr>
        <w:t>The covariance</w:t>
      </w:r>
      <w:r w:rsidR="00DB2B74">
        <w:rPr>
          <w:rFonts w:ascii="Times New Roman" w:hAnsi="Times New Roman" w:cs="Times New Roman"/>
        </w:rPr>
        <w:t xml:space="preserve"> </w:t>
      </w:r>
      <w:proofErr w:type="spellStart"/>
      <w:r w:rsidRPr="00B959D2">
        <w:rPr>
          <w:rFonts w:ascii="Times New Roman" w:hAnsi="Times New Roman" w:cs="Times New Roman"/>
          <w:i/>
        </w:rPr>
        <w:t>Cov</w:t>
      </w:r>
      <w:proofErr w:type="spellEnd"/>
      <w:r w:rsidR="00B96969">
        <w:rPr>
          <w:rFonts w:ascii="Times New Roman" w:hAnsi="Times New Roman" w:cs="Times New Roman"/>
          <w:i/>
        </w:rPr>
        <w:t xml:space="preserve"> </w:t>
      </w:r>
      <w:r>
        <w:rPr>
          <w:rFonts w:ascii="Times New Roman" w:hAnsi="Times New Roman" w:cs="Times New Roman"/>
        </w:rPr>
        <w:t>(</w:t>
      </w:r>
      <w:r w:rsidRPr="001B6066">
        <w:rPr>
          <w:rFonts w:ascii="Times New Roman" w:hAnsi="Times New Roman" w:cs="Times New Roman"/>
          <w:i/>
        </w:rPr>
        <w:t>X</w:t>
      </w:r>
      <w:r w:rsidRPr="001B6066">
        <w:rPr>
          <w:rFonts w:ascii="Times New Roman" w:hAnsi="Times New Roman" w:cs="Times New Roman"/>
          <w:i/>
          <w:vertAlign w:val="subscript"/>
        </w:rPr>
        <w:t>i</w:t>
      </w:r>
      <w:r>
        <w:rPr>
          <w:rFonts w:ascii="Times New Roman" w:hAnsi="Times New Roman" w:cs="Times New Roman"/>
        </w:rPr>
        <w:t xml:space="preserve">, </w:t>
      </w:r>
      <w:r w:rsidRPr="001B6066">
        <w:rPr>
          <w:rFonts w:ascii="Times New Roman" w:hAnsi="Times New Roman" w:cs="Times New Roman"/>
          <w:i/>
        </w:rPr>
        <w:t>X</w:t>
      </w:r>
      <w:r w:rsidRPr="001B6066">
        <w:rPr>
          <w:rFonts w:ascii="Times New Roman" w:hAnsi="Times New Roman" w:cs="Times New Roman"/>
          <w:i/>
          <w:vertAlign w:val="subscript"/>
        </w:rPr>
        <w:t>i</w:t>
      </w:r>
      <w:r>
        <w:rPr>
          <w:rFonts w:ascii="Times New Roman" w:hAnsi="Times New Roman" w:cs="Times New Roman"/>
        </w:rPr>
        <w:t>)</w:t>
      </w:r>
      <w:r w:rsidR="00DB2B74">
        <w:rPr>
          <w:rFonts w:ascii="Times New Roman" w:hAnsi="Times New Roman" w:cs="Times New Roman"/>
        </w:rPr>
        <w:t xml:space="preserve"> equal </w:t>
      </w:r>
      <w:r w:rsidRPr="001B6066">
        <w:rPr>
          <w:rFonts w:ascii="Times New Roman" w:hAnsi="Times New Roman" w:cs="Times New Roman"/>
          <w:i/>
        </w:rPr>
        <w:t>σ</w:t>
      </w:r>
      <w:r w:rsidRPr="001B6066">
        <w:rPr>
          <w:rFonts w:ascii="Times New Roman" w:hAnsi="Times New Roman" w:cs="Times New Roman"/>
          <w:i/>
          <w:vertAlign w:val="subscript"/>
        </w:rPr>
        <w:t>i</w:t>
      </w:r>
      <w:r w:rsidRPr="00B959D2">
        <w:rPr>
          <w:rFonts w:ascii="Times New Roman" w:hAnsi="Times New Roman" w:cs="Times New Roman"/>
          <w:vertAlign w:val="superscript"/>
        </w:rPr>
        <w:t>2</w:t>
      </w:r>
      <w:r w:rsidR="00DB2B74">
        <w:rPr>
          <w:rFonts w:ascii="Times New Roman" w:hAnsi="Times New Roman" w:cs="Times New Roman"/>
        </w:rPr>
        <w:t xml:space="preserve">. As clarified above, the measurements are independent, which leads to the covariance </w:t>
      </w:r>
      <w:proofErr w:type="spellStart"/>
      <w:proofErr w:type="gramStart"/>
      <w:r w:rsidR="00DB2B74" w:rsidRPr="00B959D2">
        <w:rPr>
          <w:rFonts w:ascii="Times New Roman" w:hAnsi="Times New Roman" w:cs="Times New Roman"/>
          <w:i/>
        </w:rPr>
        <w:t>Cov</w:t>
      </w:r>
      <w:proofErr w:type="spellEnd"/>
      <w:r w:rsidR="00DB2B74">
        <w:rPr>
          <w:rFonts w:ascii="Times New Roman" w:hAnsi="Times New Roman" w:cs="Times New Roman"/>
        </w:rPr>
        <w:t>(</w:t>
      </w:r>
      <w:proofErr w:type="gramEnd"/>
      <w:r w:rsidR="00DB2B74" w:rsidRPr="001B6066">
        <w:rPr>
          <w:rFonts w:ascii="Times New Roman" w:hAnsi="Times New Roman" w:cs="Times New Roman"/>
          <w:i/>
        </w:rPr>
        <w:t>X</w:t>
      </w:r>
      <w:r w:rsidR="00DB2B74" w:rsidRPr="001B6066">
        <w:rPr>
          <w:rFonts w:ascii="Times New Roman" w:hAnsi="Times New Roman" w:cs="Times New Roman"/>
          <w:i/>
          <w:vertAlign w:val="subscript"/>
        </w:rPr>
        <w:t>i</w:t>
      </w:r>
      <w:r w:rsidR="00DB2B74">
        <w:rPr>
          <w:rFonts w:ascii="Times New Roman" w:hAnsi="Times New Roman" w:cs="Times New Roman"/>
        </w:rPr>
        <w:t xml:space="preserve">, </w:t>
      </w:r>
      <w:proofErr w:type="spellStart"/>
      <w:r w:rsidR="00DB2B74" w:rsidRPr="001B6066">
        <w:rPr>
          <w:rFonts w:ascii="Times New Roman" w:hAnsi="Times New Roman" w:cs="Times New Roman"/>
          <w:i/>
        </w:rPr>
        <w:t>X</w:t>
      </w:r>
      <w:r w:rsidR="00DB2B74">
        <w:rPr>
          <w:rFonts w:ascii="Times New Roman" w:hAnsi="Times New Roman" w:cs="Times New Roman"/>
          <w:i/>
          <w:vertAlign w:val="subscript"/>
        </w:rPr>
        <w:t>j</w:t>
      </w:r>
      <w:proofErr w:type="spellEnd"/>
      <w:r w:rsidR="00DB2B74">
        <w:rPr>
          <w:rFonts w:ascii="Times New Roman" w:hAnsi="Times New Roman" w:cs="Times New Roman"/>
        </w:rPr>
        <w:t xml:space="preserve">) = 0. Eventually, </w:t>
      </w:r>
      <w:r>
        <w:rPr>
          <w:rFonts w:ascii="Times New Roman" w:hAnsi="Times New Roman" w:cs="Times New Roman"/>
        </w:rPr>
        <w:t>the variance (squared standard deviation) of the</w:t>
      </w:r>
      <w:r w:rsidR="00DB2B74">
        <w:rPr>
          <w:rFonts w:ascii="Times New Roman" w:hAnsi="Times New Roman" w:cs="Times New Roman"/>
        </w:rPr>
        <w:t xml:space="preserve"> weighted average rate</w:t>
      </w:r>
      <w:r w:rsidR="00213129">
        <w:rPr>
          <w:rFonts w:ascii="Times New Roman" w:hAnsi="Times New Roman" w:cs="Times New Roman"/>
        </w:rPr>
        <w:t xml:space="preserve"> is de</w:t>
      </w:r>
      <w:r w:rsidR="00F55201">
        <w:rPr>
          <w:rFonts w:ascii="Times New Roman" w:hAnsi="Times New Roman" w:cs="Times New Roman"/>
        </w:rPr>
        <w:t xml:space="preserve">rived </w:t>
      </w:r>
      <w:r w:rsidR="00213129">
        <w:rPr>
          <w:rFonts w:ascii="Times New Roman" w:hAnsi="Times New Roman" w:cs="Times New Roman"/>
        </w:rPr>
        <w:t>in a simply form as</w:t>
      </w:r>
      <w:r w:rsidR="00FC73B0">
        <w:rPr>
          <w:rFonts w:ascii="Times New Roman" w:hAnsi="Times New Roman" w:cs="Times New Roman"/>
        </w:rPr>
        <w:t>:</w:t>
      </w:r>
    </w:p>
    <w:p w14:paraId="24B78017" w14:textId="3C0D2D49" w:rsidR="00B37241" w:rsidRPr="00B959D2" w:rsidRDefault="00400896" w:rsidP="00D320CE">
      <w:pPr>
        <w:spacing w:line="480" w:lineRule="auto"/>
        <w:jc w:val="center"/>
        <w:rPr>
          <w:rFonts w:ascii="Times New Roman" w:hAnsi="Times New Roman" w:cs="Times New Roman"/>
        </w:rPr>
      </w:pPr>
      <m:oMathPara>
        <m:oMath>
          <m:sSup>
            <m:sSupPr>
              <m:ctrlPr>
                <w:rPr>
                  <w:rFonts w:ascii="Cambria Math" w:hAnsi="Times New Roman" w:cs="Times New Roman"/>
                  <w:i/>
                  <w:noProof/>
                </w:rPr>
              </m:ctrlPr>
            </m:sSupPr>
            <m:e>
              <m:r>
                <w:rPr>
                  <w:rFonts w:ascii="Cambria Math" w:hAnsi="Times New Roman" w:cs="Times New Roman"/>
                  <w:noProof/>
                </w:rPr>
                <m:t>σ</m:t>
              </m:r>
            </m:e>
            <m:sup>
              <m:r>
                <w:rPr>
                  <w:rFonts w:ascii="Cambria Math" w:hAnsi="Times New Roman" w:cs="Times New Roman"/>
                  <w:noProof/>
                </w:rPr>
                <m:t>2</m:t>
              </m:r>
            </m:sup>
          </m:sSup>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sSup>
                <m:sSupPr>
                  <m:ctrlPr>
                    <w:rPr>
                      <w:rFonts w:ascii="Cambria Math" w:hAnsi="Times New Roman" w:cs="Times New Roman"/>
                      <w:i/>
                      <w:noProof/>
                    </w:rPr>
                  </m:ctrlPr>
                </m:sSupPr>
                <m:e>
                  <m:d>
                    <m:dPr>
                      <m:ctrlPr>
                        <w:rPr>
                          <w:rFonts w:ascii="Cambria Math" w:hAnsi="Times New Roman" w:cs="Times New Roman"/>
                          <w:i/>
                          <w:noProof/>
                        </w:rPr>
                      </m:ctrlPr>
                    </m:dPr>
                    <m:e>
                      <m:nary>
                        <m:naryPr>
                          <m:chr m:val="∑"/>
                          <m:supHide m:val="1"/>
                          <m:ctrlPr>
                            <w:rPr>
                              <w:rFonts w:ascii="Cambria Math" w:hAnsi="Times New Roman" w:cs="Times New Roman"/>
                              <w:i/>
                              <w:noProof/>
                            </w:rPr>
                          </m:ctrlPr>
                        </m:naryPr>
                        <m:sub>
                          <m:r>
                            <w:rPr>
                              <w:rFonts w:ascii="Cambria Math" w:hAnsi="Times New Roman" w:cs="Times New Roman"/>
                              <w:noProof/>
                            </w:rPr>
                            <m:t>i</m:t>
                          </m:r>
                        </m:sub>
                        <m:sup/>
                        <m:e>
                          <m:sSub>
                            <m:sSubPr>
                              <m:ctrlPr>
                                <w:rPr>
                                  <w:rFonts w:ascii="Cambria Math" w:hAnsi="Times New Roman" w:cs="Times New Roman"/>
                                  <w:i/>
                                  <w:noProof/>
                                </w:rPr>
                              </m:ctrlPr>
                            </m:sSubPr>
                            <m:e>
                              <m:r>
                                <w:rPr>
                                  <w:rFonts w:ascii="Cambria Math" w:hAnsi="Times New Roman" w:cs="Times New Roman"/>
                                  <w:noProof/>
                                </w:rPr>
                                <m:t>w</m:t>
                              </m:r>
                            </m:e>
                            <m:sub>
                              <m:r>
                                <w:rPr>
                                  <w:rFonts w:ascii="Cambria Math" w:hAnsi="Times New Roman" w:cs="Times New Roman"/>
                                  <w:noProof/>
                                </w:rPr>
                                <m:t>i</m:t>
                              </m:r>
                            </m:sub>
                          </m:sSub>
                          <m:ctrlPr>
                            <w:rPr>
                              <w:rFonts w:ascii="Cambria Math" w:hAnsi="Cambria Math" w:cs="Times New Roman"/>
                              <w:i/>
                              <w:noProof/>
                            </w:rPr>
                          </m:ctrlPr>
                        </m:e>
                      </m:nary>
                      <m:ctrlPr>
                        <w:rPr>
                          <w:rFonts w:ascii="Cambria Math" w:hAnsi="Cambria Math" w:cs="Times New Roman"/>
                          <w:i/>
                          <w:noProof/>
                        </w:rPr>
                      </m:ctrlPr>
                    </m:e>
                  </m:d>
                </m:e>
                <m:sup>
                  <m:r>
                    <w:rPr>
                      <w:rFonts w:ascii="Cambria Math" w:hAnsi="Times New Roman" w:cs="Times New Roman"/>
                      <w:noProof/>
                    </w:rPr>
                    <m:t>2</m:t>
                  </m:r>
                </m:sup>
              </m:sSup>
              <m:ctrlPr>
                <w:rPr>
                  <w:rFonts w:ascii="Cambria Math" w:hAnsi="Cambria Math" w:cs="Times New Roman"/>
                  <w:i/>
                  <w:noProof/>
                </w:rPr>
              </m:ctrlPr>
            </m:den>
          </m:f>
          <m:nary>
            <m:naryPr>
              <m:chr m:val="∑"/>
              <m:supHide m:val="1"/>
              <m:ctrlPr>
                <w:rPr>
                  <w:rFonts w:ascii="Cambria Math" w:hAnsi="Times New Roman" w:cs="Times New Roman"/>
                  <w:i/>
                  <w:noProof/>
                </w:rPr>
              </m:ctrlPr>
            </m:naryPr>
            <m:sub>
              <m:r>
                <w:rPr>
                  <w:rFonts w:ascii="Cambria Math" w:hAnsi="Times New Roman" w:cs="Times New Roman"/>
                  <w:noProof/>
                </w:rPr>
                <m:t>i</m:t>
              </m:r>
            </m:sub>
            <m:sup/>
            <m:e>
              <m:sSubSup>
                <m:sSubSupPr>
                  <m:ctrlPr>
                    <w:rPr>
                      <w:rFonts w:ascii="Cambria Math" w:hAnsi="Times New Roman" w:cs="Times New Roman"/>
                      <w:i/>
                      <w:noProof/>
                    </w:rPr>
                  </m:ctrlPr>
                </m:sSubSupPr>
                <m:e>
                  <m:r>
                    <w:rPr>
                      <w:rFonts w:ascii="Cambria Math" w:hAnsi="Times New Roman" w:cs="Times New Roman"/>
                      <w:noProof/>
                    </w:rPr>
                    <m:t>w</m:t>
                  </m:r>
                </m:e>
                <m:sub>
                  <m:r>
                    <w:rPr>
                      <w:rFonts w:ascii="Cambria Math" w:hAnsi="Times New Roman" w:cs="Times New Roman"/>
                      <w:noProof/>
                    </w:rPr>
                    <m:t>i</m:t>
                  </m:r>
                </m:sub>
                <m:sup>
                  <m:r>
                    <w:rPr>
                      <w:rFonts w:ascii="Cambria Math" w:hAnsi="Times New Roman" w:cs="Times New Roman"/>
                      <w:noProof/>
                    </w:rPr>
                    <m:t>2</m:t>
                  </m:r>
                </m:sup>
              </m:sSubSup>
              <m:sSubSup>
                <m:sSubSupPr>
                  <m:ctrlPr>
                    <w:rPr>
                      <w:rFonts w:ascii="Cambria Math" w:hAnsi="Times New Roman" w:cs="Times New Roman"/>
                      <w:i/>
                      <w:noProof/>
                    </w:rPr>
                  </m:ctrlPr>
                </m:sSubSupPr>
                <m:e>
                  <m:r>
                    <w:rPr>
                      <w:rFonts w:ascii="Cambria Math" w:hAnsi="Times New Roman" w:cs="Times New Roman"/>
                      <w:noProof/>
                    </w:rPr>
                    <m:t>σ</m:t>
                  </m:r>
                </m:e>
                <m:sub>
                  <m:r>
                    <w:rPr>
                      <w:rFonts w:ascii="Cambria Math" w:hAnsi="Times New Roman" w:cs="Times New Roman"/>
                      <w:noProof/>
                    </w:rPr>
                    <m:t>i</m:t>
                  </m:r>
                </m:sub>
                <m:sup>
                  <m:r>
                    <w:rPr>
                      <w:rFonts w:ascii="Cambria Math" w:hAnsi="Times New Roman" w:cs="Times New Roman"/>
                      <w:noProof/>
                    </w:rPr>
                    <m:t>2</m:t>
                  </m:r>
                </m:sup>
              </m:sSubSup>
              <m:ctrlPr>
                <w:rPr>
                  <w:rFonts w:ascii="Cambria Math" w:hAnsi="Cambria Math" w:cs="Times New Roman"/>
                  <w:i/>
                  <w:noProof/>
                </w:rPr>
              </m:ctrlPr>
            </m:e>
          </m:nary>
        </m:oMath>
      </m:oMathPara>
    </w:p>
    <w:p w14:paraId="4B86AC27" w14:textId="38AF6A14" w:rsidR="00B342BB" w:rsidRPr="00E910CB" w:rsidRDefault="00B342BB" w:rsidP="00007EA8">
      <w:pPr>
        <w:spacing w:line="480" w:lineRule="auto"/>
        <w:jc w:val="both"/>
        <w:rPr>
          <w:rFonts w:ascii="Times New Roman" w:hAnsi="Times New Roman" w:cs="Times New Roman"/>
        </w:rPr>
      </w:pPr>
      <w:r w:rsidRPr="00E910CB">
        <w:rPr>
          <w:rFonts w:ascii="Times New Roman" w:hAnsi="Times New Roman" w:cs="Times New Roman"/>
        </w:rPr>
        <w:lastRenderedPageBreak/>
        <w:tab/>
      </w:r>
      <w:r w:rsidR="00D563D8">
        <w:rPr>
          <w:rFonts w:ascii="Times New Roman" w:hAnsi="Times New Roman" w:cs="Times New Roman"/>
        </w:rPr>
        <w:t xml:space="preserve">iii. </w:t>
      </w:r>
      <w:r w:rsidRPr="00E910CB">
        <w:rPr>
          <w:rFonts w:ascii="Times New Roman" w:hAnsi="Times New Roman" w:cs="Times New Roman"/>
        </w:rPr>
        <w:t xml:space="preserve">With the evaluated rates and the corresponding uncertainties, a weighted least square fitting </w:t>
      </w:r>
      <w:r w:rsidR="00DC3DE2">
        <w:rPr>
          <w:rFonts w:ascii="Times New Roman" w:hAnsi="Times New Roman" w:cs="Times New Roman"/>
        </w:rPr>
        <w:t>was</w:t>
      </w:r>
      <w:r w:rsidRPr="00E910CB">
        <w:rPr>
          <w:rFonts w:ascii="Times New Roman" w:hAnsi="Times New Roman" w:cs="Times New Roman"/>
        </w:rPr>
        <w:t xml:space="preserve"> used to derive the Arrhenius parameter and their uncertainty which</w:t>
      </w:r>
      <w:r w:rsidR="00DC3DE2">
        <w:rPr>
          <w:rFonts w:ascii="Times New Roman" w:hAnsi="Times New Roman" w:cs="Times New Roman"/>
        </w:rPr>
        <w:t xml:space="preserve"> </w:t>
      </w:r>
      <w:r w:rsidRPr="00E910CB">
        <w:rPr>
          <w:rFonts w:ascii="Times New Roman" w:hAnsi="Times New Roman" w:cs="Times New Roman"/>
        </w:rPr>
        <w:t>emphasize</w:t>
      </w:r>
      <w:r w:rsidR="00DC3DE2">
        <w:rPr>
          <w:rFonts w:ascii="Times New Roman" w:hAnsi="Times New Roman" w:cs="Times New Roman"/>
        </w:rPr>
        <w:t>d</w:t>
      </w:r>
      <w:r w:rsidRPr="00E910CB">
        <w:rPr>
          <w:rFonts w:ascii="Times New Roman" w:hAnsi="Times New Roman" w:cs="Times New Roman"/>
        </w:rPr>
        <w:t xml:space="preserve"> more </w:t>
      </w:r>
      <w:r w:rsidR="00DC3DE2">
        <w:rPr>
          <w:rFonts w:ascii="Times New Roman" w:hAnsi="Times New Roman" w:cs="Times New Roman"/>
        </w:rPr>
        <w:t xml:space="preserve">on </w:t>
      </w:r>
      <w:r w:rsidRPr="00E910CB">
        <w:rPr>
          <w:rFonts w:ascii="Times New Roman" w:hAnsi="Times New Roman" w:cs="Times New Roman"/>
        </w:rPr>
        <w:t xml:space="preserve">more accurate data. The uncertainties of Arrhenius parameters are derived from the covariance matrix the correlation between each are not significant. Monte Carlo simulations were employed if the correlations are so big that the uncertainty </w:t>
      </w:r>
      <w:r w:rsidR="00A03AF5">
        <w:rPr>
          <w:rFonts w:ascii="Times New Roman" w:hAnsi="Times New Roman" w:cs="Times New Roman"/>
        </w:rPr>
        <w:t>can hardly</w:t>
      </w:r>
      <w:r w:rsidRPr="00E910CB">
        <w:rPr>
          <w:rFonts w:ascii="Times New Roman" w:hAnsi="Times New Roman" w:cs="Times New Roman"/>
        </w:rPr>
        <w:t xml:space="preserve"> be</w:t>
      </w:r>
      <w:r w:rsidR="00A03AF5">
        <w:rPr>
          <w:rFonts w:ascii="Times New Roman" w:hAnsi="Times New Roman" w:cs="Times New Roman"/>
        </w:rPr>
        <w:t xml:space="preserve"> </w:t>
      </w:r>
      <w:r w:rsidRPr="00E910CB">
        <w:rPr>
          <w:rFonts w:ascii="Times New Roman" w:hAnsi="Times New Roman" w:cs="Times New Roman"/>
        </w:rPr>
        <w:t xml:space="preserve">quantified. </w:t>
      </w:r>
    </w:p>
    <w:p w14:paraId="08872ACA" w14:textId="60F021CD" w:rsidR="00B342BB" w:rsidRPr="00E910CB" w:rsidRDefault="00B342BB" w:rsidP="00B342BB">
      <w:pPr>
        <w:spacing w:line="480" w:lineRule="auto"/>
        <w:jc w:val="both"/>
        <w:rPr>
          <w:rFonts w:ascii="Times New Roman" w:hAnsi="Times New Roman" w:cs="Times New Roman"/>
        </w:rPr>
      </w:pPr>
      <w:r w:rsidRPr="00E910CB">
        <w:rPr>
          <w:rFonts w:ascii="Times New Roman" w:hAnsi="Times New Roman" w:cs="Times New Roman"/>
        </w:rPr>
        <w:tab/>
      </w:r>
      <w:r w:rsidR="00D563D8">
        <w:rPr>
          <w:rFonts w:ascii="Times New Roman" w:hAnsi="Times New Roman" w:cs="Times New Roman"/>
        </w:rPr>
        <w:t xml:space="preserve">iv. </w:t>
      </w:r>
      <w:r w:rsidRPr="00E910CB">
        <w:rPr>
          <w:rFonts w:ascii="Times New Roman" w:hAnsi="Times New Roman" w:cs="Times New Roman"/>
        </w:rPr>
        <w:t xml:space="preserve">A new mechanism was then composed of reactions in Arrhenius format with uncertainty attached. </w:t>
      </w:r>
    </w:p>
    <w:p w14:paraId="448139F6" w14:textId="56D528A3" w:rsidR="00B342BB" w:rsidRPr="00D6541A" w:rsidRDefault="00B342BB" w:rsidP="00B342BB">
      <w:pPr>
        <w:spacing w:line="480" w:lineRule="auto"/>
        <w:jc w:val="both"/>
        <w:rPr>
          <w:rFonts w:ascii="Times New Roman" w:hAnsi="Times New Roman" w:cs="Times New Roman"/>
        </w:rPr>
      </w:pPr>
      <w:r w:rsidRPr="00E910CB">
        <w:rPr>
          <w:rFonts w:ascii="Times New Roman" w:hAnsi="Times New Roman" w:cs="Times New Roman"/>
        </w:rPr>
        <w:tab/>
      </w:r>
      <w:r w:rsidR="00D563D8">
        <w:rPr>
          <w:rFonts w:ascii="Times New Roman" w:hAnsi="Times New Roman" w:cs="Times New Roman"/>
        </w:rPr>
        <w:t xml:space="preserve">v. </w:t>
      </w:r>
      <w:r w:rsidRPr="00E910CB">
        <w:rPr>
          <w:rFonts w:ascii="Times New Roman" w:hAnsi="Times New Roman" w:cs="Times New Roman"/>
        </w:rPr>
        <w:t xml:space="preserve">An iterative process is used to refine the parameters by fitting the shock tube and flow </w:t>
      </w:r>
      <w:r w:rsidRPr="00D6541A">
        <w:rPr>
          <w:rFonts w:ascii="Times New Roman" w:hAnsi="Times New Roman" w:cs="Times New Roman"/>
        </w:rPr>
        <w:t>reactor kinetics experiments with least square fitting</w:t>
      </w:r>
      <w:r w:rsidR="001E71FF" w:rsidRPr="00D6541A">
        <w:rPr>
          <w:rFonts w:ascii="Times New Roman" w:hAnsi="Times New Roman" w:cs="Times New Roman"/>
        </w:rPr>
        <w:t>.</w:t>
      </w:r>
    </w:p>
    <w:p w14:paraId="2A57088E" w14:textId="417D0D84" w:rsidR="007E2A04" w:rsidRPr="00D6541A" w:rsidRDefault="007E2A04" w:rsidP="007E2A04">
      <w:pPr>
        <w:spacing w:line="480" w:lineRule="auto"/>
        <w:ind w:firstLine="720"/>
        <w:jc w:val="both"/>
        <w:rPr>
          <w:rFonts w:ascii="Times New Roman" w:hAnsi="Times New Roman" w:cs="Times New Roman"/>
        </w:rPr>
      </w:pPr>
      <w:r w:rsidRPr="00D6541A">
        <w:rPr>
          <w:rFonts w:ascii="Times New Roman" w:hAnsi="Times New Roman" w:cs="Times New Roman"/>
        </w:rPr>
        <w:t xml:space="preserve">The advantage of this evaluation process over others can be summarized </w:t>
      </w:r>
      <w:r w:rsidR="00C00108">
        <w:rPr>
          <w:rFonts w:ascii="Times New Roman" w:hAnsi="Times New Roman" w:cs="Times New Roman"/>
        </w:rPr>
        <w:t>as follow</w:t>
      </w:r>
      <w:r w:rsidRPr="00D6541A">
        <w:rPr>
          <w:rFonts w:ascii="Times New Roman" w:hAnsi="Times New Roman" w:cs="Times New Roman"/>
        </w:rPr>
        <w:t>:</w:t>
      </w:r>
    </w:p>
    <w:p w14:paraId="7EAD0C17" w14:textId="26F7A669" w:rsidR="007E2A04" w:rsidRPr="00D6541A" w:rsidRDefault="007E2A04" w:rsidP="007E2A04">
      <w:pPr>
        <w:spacing w:line="480" w:lineRule="auto"/>
        <w:ind w:firstLine="720"/>
        <w:jc w:val="both"/>
        <w:rPr>
          <w:rFonts w:ascii="Times New Roman" w:hAnsi="Times New Roman" w:cs="Times New Roman"/>
        </w:rPr>
      </w:pPr>
      <w:r w:rsidRPr="00D6541A">
        <w:rPr>
          <w:rFonts w:ascii="Times New Roman" w:hAnsi="Times New Roman" w:cs="Times New Roman"/>
        </w:rPr>
        <w:t>(1) More accurate collection of experimental data, less affected by the global measurement.</w:t>
      </w:r>
    </w:p>
    <w:p w14:paraId="4FB5BD66" w14:textId="5E0CF7FA" w:rsidR="007E2A04" w:rsidRPr="00D6541A" w:rsidRDefault="007E2A04" w:rsidP="007E2A04">
      <w:pPr>
        <w:spacing w:line="480" w:lineRule="auto"/>
        <w:jc w:val="both"/>
        <w:rPr>
          <w:rFonts w:ascii="Times New Roman" w:hAnsi="Times New Roman" w:cs="Times New Roman"/>
        </w:rPr>
      </w:pPr>
      <w:r w:rsidRPr="00D6541A">
        <w:rPr>
          <w:rFonts w:ascii="Times New Roman" w:hAnsi="Times New Roman" w:cs="Times New Roman"/>
        </w:rPr>
        <w:tab/>
        <w:t>(2) Robust statistical inference foundation, more objective</w:t>
      </w:r>
      <w:r w:rsidR="00CF76FE">
        <w:rPr>
          <w:rFonts w:ascii="Times New Roman" w:hAnsi="Times New Roman" w:cs="Times New Roman" w:hint="eastAsia"/>
        </w:rPr>
        <w:t>,</w:t>
      </w:r>
      <w:r w:rsidRPr="00D6541A">
        <w:rPr>
          <w:rFonts w:ascii="Times New Roman" w:hAnsi="Times New Roman" w:cs="Times New Roman"/>
        </w:rPr>
        <w:t xml:space="preserve"> and free of personal preference.</w:t>
      </w:r>
    </w:p>
    <w:p w14:paraId="12D73A21" w14:textId="76E57CFB" w:rsidR="00B342BB" w:rsidRDefault="007E2A04" w:rsidP="00804471">
      <w:pPr>
        <w:spacing w:line="480" w:lineRule="auto"/>
        <w:jc w:val="both"/>
        <w:rPr>
          <w:rFonts w:ascii="Times New Roman" w:hAnsi="Times New Roman" w:cs="Times New Roman"/>
        </w:rPr>
      </w:pPr>
      <w:r w:rsidRPr="00D6541A">
        <w:rPr>
          <w:rFonts w:ascii="Times New Roman" w:hAnsi="Times New Roman" w:cs="Times New Roman"/>
        </w:rPr>
        <w:tab/>
        <w:t>(3) Automated evolve with new experimental data adding in.</w:t>
      </w:r>
    </w:p>
    <w:p w14:paraId="5CF8A663" w14:textId="77777777" w:rsidR="00A80225" w:rsidRPr="00B342BB" w:rsidRDefault="00A80225" w:rsidP="00804471">
      <w:pPr>
        <w:spacing w:line="480" w:lineRule="auto"/>
        <w:jc w:val="both"/>
        <w:rPr>
          <w:rFonts w:ascii="Times New Roman" w:hAnsi="Times New Roman" w:cs="Times New Roman"/>
        </w:rPr>
      </w:pPr>
    </w:p>
    <w:p w14:paraId="314AD857" w14:textId="45550671" w:rsidR="005D25EA" w:rsidRDefault="005D25EA" w:rsidP="00804471">
      <w:pPr>
        <w:spacing w:line="480" w:lineRule="auto"/>
        <w:jc w:val="both"/>
        <w:rPr>
          <w:rFonts w:ascii="Times New Roman" w:hAnsi="Times New Roman" w:cs="Times New Roman"/>
          <w:b/>
          <w:bCs/>
        </w:rPr>
      </w:pPr>
      <w:r w:rsidRPr="00027A7E">
        <w:rPr>
          <w:rFonts w:ascii="Times New Roman" w:hAnsi="Times New Roman" w:cs="Times New Roman" w:hint="eastAsia"/>
          <w:b/>
          <w:bCs/>
        </w:rPr>
        <w:t>3</w:t>
      </w:r>
      <w:r w:rsidRPr="00027A7E">
        <w:rPr>
          <w:rFonts w:ascii="Times New Roman" w:hAnsi="Times New Roman" w:cs="Times New Roman"/>
          <w:b/>
          <w:bCs/>
        </w:rPr>
        <w:t xml:space="preserve"> Results and discussion</w:t>
      </w:r>
    </w:p>
    <w:p w14:paraId="4F1D2708" w14:textId="3B0B7DA4" w:rsidR="005B17C0" w:rsidRDefault="006B7878" w:rsidP="006B7878">
      <w:pPr>
        <w:spacing w:line="480" w:lineRule="auto"/>
        <w:jc w:val="both"/>
        <w:rPr>
          <w:rFonts w:ascii="Times New Roman" w:hAnsi="Times New Roman" w:cs="Times New Roman"/>
        </w:rPr>
      </w:pPr>
      <w:r>
        <w:rPr>
          <w:rFonts w:ascii="Times New Roman" w:hAnsi="Times New Roman" w:cs="Times New Roman"/>
          <w:b/>
          <w:bCs/>
        </w:rPr>
        <w:t>3.</w:t>
      </w:r>
      <w:r w:rsidR="00FB33A2">
        <w:rPr>
          <w:rFonts w:ascii="Times New Roman" w:hAnsi="Times New Roman" w:cs="Times New Roman"/>
          <w:b/>
          <w:bCs/>
        </w:rPr>
        <w:t xml:space="preserve">1 </w:t>
      </w:r>
      <w:r w:rsidRPr="00171FF8">
        <w:rPr>
          <w:rFonts w:ascii="Times New Roman" w:hAnsi="Times New Roman" w:cs="Times New Roman"/>
        </w:rPr>
        <w:t>Important reactions</w:t>
      </w:r>
      <w:r w:rsidR="005B17C0">
        <w:rPr>
          <w:rFonts w:ascii="Times New Roman" w:hAnsi="Times New Roman" w:cs="Times New Roman"/>
        </w:rPr>
        <w:t xml:space="preserve"> with </w:t>
      </w:r>
      <w:r w:rsidR="00992A5A">
        <w:rPr>
          <w:rFonts w:ascii="Times New Roman" w:hAnsi="Times New Roman" w:cs="Times New Roman"/>
        </w:rPr>
        <w:t xml:space="preserve">relatively </w:t>
      </w:r>
      <w:r w:rsidRPr="00171FF8">
        <w:rPr>
          <w:rFonts w:ascii="Times New Roman" w:hAnsi="Times New Roman" w:cs="Times New Roman"/>
        </w:rPr>
        <w:t>accurate measurements</w:t>
      </w:r>
    </w:p>
    <w:p w14:paraId="4299EDAB" w14:textId="7248BE81" w:rsidR="000C6A86" w:rsidRDefault="006F5C0C" w:rsidP="00445C32">
      <w:pPr>
        <w:spacing w:line="480" w:lineRule="auto"/>
        <w:ind w:firstLine="720"/>
        <w:jc w:val="both"/>
        <w:rPr>
          <w:rFonts w:ascii="Times New Roman" w:hAnsi="Times New Roman" w:cs="Times New Roman"/>
        </w:rPr>
      </w:pPr>
      <w:r>
        <w:rPr>
          <w:rFonts w:ascii="Times New Roman" w:hAnsi="Times New Roman" w:cs="Times New Roman"/>
        </w:rPr>
        <w:t xml:space="preserve">The first reaction category consists of </w:t>
      </w:r>
      <w:r w:rsidRPr="00171FF8">
        <w:rPr>
          <w:rFonts w:ascii="Times New Roman" w:hAnsi="Times New Roman" w:cs="Times New Roman"/>
        </w:rPr>
        <w:t>H + O2 = O + OH</w:t>
      </w:r>
      <w:r>
        <w:rPr>
          <w:rFonts w:ascii="Times New Roman" w:hAnsi="Times New Roman" w:cs="Times New Roman"/>
        </w:rPr>
        <w:t xml:space="preserve"> (R1), </w:t>
      </w:r>
      <w:r w:rsidRPr="00171FF8">
        <w:rPr>
          <w:rFonts w:ascii="Times New Roman" w:hAnsi="Times New Roman" w:cs="Times New Roman"/>
        </w:rPr>
        <w:t>H2 + OH = H2O + H</w:t>
      </w:r>
      <w:r>
        <w:rPr>
          <w:rFonts w:ascii="Times New Roman" w:hAnsi="Times New Roman" w:cs="Times New Roman"/>
        </w:rPr>
        <w:t xml:space="preserve"> (R2), </w:t>
      </w:r>
      <w:r w:rsidRPr="00171FF8">
        <w:rPr>
          <w:rFonts w:ascii="Times New Roman" w:hAnsi="Times New Roman" w:cs="Times New Roman"/>
        </w:rPr>
        <w:t>H2 + O = OH + H</w:t>
      </w:r>
      <w:r>
        <w:rPr>
          <w:rFonts w:ascii="Times New Roman" w:hAnsi="Times New Roman" w:cs="Times New Roman"/>
        </w:rPr>
        <w:t xml:space="preserve"> (R3), </w:t>
      </w:r>
      <w:r w:rsidRPr="00171FF8">
        <w:rPr>
          <w:rFonts w:ascii="Times New Roman" w:hAnsi="Times New Roman" w:cs="Times New Roman"/>
        </w:rPr>
        <w:t>OH + OH = H2O + O</w:t>
      </w:r>
      <w:r>
        <w:rPr>
          <w:rFonts w:ascii="Times New Roman" w:hAnsi="Times New Roman" w:cs="Times New Roman"/>
        </w:rPr>
        <w:t xml:space="preserve"> (R4). </w:t>
      </w:r>
      <w:r w:rsidR="00804471" w:rsidRPr="00804471">
        <w:rPr>
          <w:rFonts w:ascii="Times New Roman" w:hAnsi="Times New Roman" w:cs="Times New Roman"/>
        </w:rPr>
        <w:t xml:space="preserve">In H2-O2 combustion(even more widely hydrocarbon combustion), H+O2 = O+OH (R1) and H+O2+M =HO2+M (R2) are often </w:t>
      </w:r>
      <w:r w:rsidR="003F72C2">
        <w:rPr>
          <w:rFonts w:ascii="Times New Roman" w:hAnsi="Times New Roman" w:cs="Times New Roman"/>
        </w:rPr>
        <w:t>ranked</w:t>
      </w:r>
      <w:r w:rsidR="00804471" w:rsidRPr="00804471">
        <w:rPr>
          <w:rFonts w:ascii="Times New Roman" w:hAnsi="Times New Roman" w:cs="Times New Roman"/>
        </w:rPr>
        <w:t xml:space="preserve"> </w:t>
      </w:r>
      <w:r w:rsidR="003F72C2">
        <w:rPr>
          <w:rFonts w:ascii="Times New Roman" w:hAnsi="Times New Roman" w:cs="Times New Roman"/>
        </w:rPr>
        <w:t xml:space="preserve">the first </w:t>
      </w:r>
      <w:r w:rsidR="00804471" w:rsidRPr="00804471">
        <w:rPr>
          <w:rFonts w:ascii="Times New Roman" w:hAnsi="Times New Roman" w:cs="Times New Roman"/>
        </w:rPr>
        <w:t>two</w:t>
      </w:r>
      <w:r w:rsidR="003F72C2">
        <w:rPr>
          <w:rFonts w:ascii="Times New Roman" w:hAnsi="Times New Roman" w:cs="Times New Roman"/>
        </w:rPr>
        <w:t xml:space="preserve"> </w:t>
      </w:r>
      <w:r w:rsidR="00804471" w:rsidRPr="00804471">
        <w:rPr>
          <w:rFonts w:ascii="Times New Roman" w:hAnsi="Times New Roman" w:cs="Times New Roman"/>
        </w:rPr>
        <w:t xml:space="preserve">most sensitive reactions with </w:t>
      </w:r>
      <w:r w:rsidR="00F51973" w:rsidRPr="00804471">
        <w:rPr>
          <w:rFonts w:ascii="Times New Roman" w:hAnsi="Times New Roman" w:cs="Times New Roman"/>
        </w:rPr>
        <w:t xml:space="preserve">6-10% uncertainty </w:t>
      </w:r>
      <w:r w:rsidR="00F51973">
        <w:rPr>
          <w:rFonts w:ascii="Times New Roman" w:hAnsi="Times New Roman" w:cs="Times New Roman"/>
        </w:rPr>
        <w:t xml:space="preserve">for </w:t>
      </w:r>
      <w:r w:rsidR="00804471" w:rsidRPr="00804471">
        <w:rPr>
          <w:rFonts w:ascii="Times New Roman" w:hAnsi="Times New Roman" w:cs="Times New Roman"/>
        </w:rPr>
        <w:t>R1</w:t>
      </w:r>
      <w:r w:rsidR="00F51973">
        <w:rPr>
          <w:rFonts w:ascii="Times New Roman" w:hAnsi="Times New Roman" w:cs="Times New Roman"/>
        </w:rPr>
        <w:t xml:space="preserve"> </w:t>
      </w:r>
      <w:r w:rsidR="00804471" w:rsidRPr="00804471">
        <w:rPr>
          <w:rFonts w:ascii="Times New Roman" w:hAnsi="Times New Roman" w:cs="Times New Roman"/>
        </w:rPr>
        <w:t xml:space="preserve">and </w:t>
      </w:r>
      <w:r w:rsidR="00F51973" w:rsidRPr="00804471">
        <w:rPr>
          <w:rFonts w:ascii="Times New Roman" w:hAnsi="Times New Roman" w:cs="Times New Roman"/>
        </w:rPr>
        <w:t xml:space="preserve">at least 20-30% uncertainty </w:t>
      </w:r>
      <w:r w:rsidR="00F51973">
        <w:rPr>
          <w:rFonts w:ascii="Times New Roman" w:hAnsi="Times New Roman" w:cs="Times New Roman"/>
        </w:rPr>
        <w:t xml:space="preserve">for </w:t>
      </w:r>
      <w:r w:rsidR="00804471" w:rsidRPr="00804471">
        <w:rPr>
          <w:rFonts w:ascii="Times New Roman" w:hAnsi="Times New Roman" w:cs="Times New Roman"/>
        </w:rPr>
        <w:t xml:space="preserve">R2. Furthermore, the disagreement between </w:t>
      </w:r>
      <w:r w:rsidR="00AD2CB0">
        <w:rPr>
          <w:rFonts w:ascii="Times New Roman" w:hAnsi="Times New Roman" w:cs="Times New Roman"/>
        </w:rPr>
        <w:t>rate</w:t>
      </w:r>
      <w:r w:rsidR="00804471" w:rsidRPr="00804471">
        <w:rPr>
          <w:rFonts w:ascii="Times New Roman" w:hAnsi="Times New Roman" w:cs="Times New Roman"/>
        </w:rPr>
        <w:t xml:space="preserve"> measurements at high pressure is rather large. </w:t>
      </w:r>
      <w:proofErr w:type="gramStart"/>
      <w:r w:rsidR="00804471" w:rsidRPr="00804471">
        <w:rPr>
          <w:rFonts w:ascii="Times New Roman" w:hAnsi="Times New Roman" w:cs="Times New Roman"/>
        </w:rPr>
        <w:t>Therefore</w:t>
      </w:r>
      <w:proofErr w:type="gramEnd"/>
      <w:r w:rsidR="00804471" w:rsidRPr="00804471">
        <w:rPr>
          <w:rFonts w:ascii="Times New Roman" w:hAnsi="Times New Roman" w:cs="Times New Roman"/>
        </w:rPr>
        <w:t xml:space="preserve"> we revisited most of </w:t>
      </w:r>
      <w:r w:rsidR="00AD2CB0">
        <w:rPr>
          <w:rFonts w:ascii="Times New Roman" w:hAnsi="Times New Roman" w:cs="Times New Roman"/>
        </w:rPr>
        <w:t>reported</w:t>
      </w:r>
      <w:r w:rsidR="00804471" w:rsidRPr="00804471">
        <w:rPr>
          <w:rFonts w:ascii="Times New Roman" w:hAnsi="Times New Roman" w:cs="Times New Roman"/>
        </w:rPr>
        <w:t xml:space="preserve"> high pressure experimental data with current </w:t>
      </w:r>
      <w:r w:rsidR="00804471" w:rsidRPr="00804471">
        <w:rPr>
          <w:rFonts w:ascii="Times New Roman" w:hAnsi="Times New Roman" w:cs="Times New Roman"/>
        </w:rPr>
        <w:lastRenderedPageBreak/>
        <w:t>best understanding of the H2-O2 mechanism. Much better agreement between</w:t>
      </w:r>
      <w:r w:rsidR="00F36981">
        <w:rPr>
          <w:rFonts w:ascii="Times New Roman" w:hAnsi="Times New Roman" w:cs="Times New Roman"/>
        </w:rPr>
        <w:t xml:space="preserve"> </w:t>
      </w:r>
      <w:r w:rsidR="00804471" w:rsidRPr="00804471">
        <w:rPr>
          <w:rFonts w:ascii="Times New Roman" w:hAnsi="Times New Roman" w:cs="Times New Roman"/>
        </w:rPr>
        <w:t>experiment</w:t>
      </w:r>
      <w:r w:rsidR="00F36981">
        <w:rPr>
          <w:rFonts w:ascii="Times New Roman" w:hAnsi="Times New Roman" w:cs="Times New Roman"/>
        </w:rPr>
        <w:t>s</w:t>
      </w:r>
      <w:r w:rsidR="00804471" w:rsidRPr="00804471">
        <w:rPr>
          <w:rFonts w:ascii="Times New Roman" w:hAnsi="Times New Roman" w:cs="Times New Roman"/>
        </w:rPr>
        <w:t xml:space="preserve"> was </w:t>
      </w:r>
      <w:r w:rsidR="00173CA9">
        <w:rPr>
          <w:rFonts w:ascii="Times New Roman" w:hAnsi="Times New Roman" w:cs="Times New Roman"/>
        </w:rPr>
        <w:t xml:space="preserve">been </w:t>
      </w:r>
      <w:r w:rsidR="00804471" w:rsidRPr="00804471">
        <w:rPr>
          <w:rFonts w:ascii="Times New Roman" w:hAnsi="Times New Roman" w:cs="Times New Roman"/>
        </w:rPr>
        <w:t>achieved and the uncertainty</w:t>
      </w:r>
      <w:r w:rsidR="006705B9">
        <w:rPr>
          <w:rFonts w:ascii="Times New Roman" w:hAnsi="Times New Roman" w:cs="Times New Roman"/>
        </w:rPr>
        <w:t xml:space="preserve"> was</w:t>
      </w:r>
      <w:r w:rsidR="00804471" w:rsidRPr="00804471">
        <w:rPr>
          <w:rFonts w:ascii="Times New Roman" w:hAnsi="Times New Roman" w:cs="Times New Roman"/>
        </w:rPr>
        <w:t xml:space="preserve"> refined to ~20%. </w:t>
      </w:r>
    </w:p>
    <w:p w14:paraId="3754B8D1" w14:textId="65691B2E" w:rsidR="0083746A" w:rsidRDefault="00937AA6" w:rsidP="001B71EB">
      <w:pPr>
        <w:spacing w:line="480" w:lineRule="auto"/>
        <w:ind w:firstLine="720"/>
        <w:jc w:val="both"/>
        <w:rPr>
          <w:rFonts w:ascii="Times New Roman" w:hAnsi="Times New Roman" w:cs="Times New Roman"/>
        </w:rPr>
      </w:pPr>
      <w:r>
        <w:rPr>
          <w:rFonts w:ascii="Times New Roman" w:hAnsi="Times New Roman" w:cs="Times New Roman"/>
        </w:rPr>
        <w:t xml:space="preserve">These reactions </w:t>
      </w:r>
      <w:r w:rsidR="006F5C0C">
        <w:rPr>
          <w:rFonts w:ascii="Times New Roman" w:hAnsi="Times New Roman" w:cs="Times New Roman"/>
        </w:rPr>
        <w:t xml:space="preserve">in this category </w:t>
      </w:r>
      <w:r>
        <w:rPr>
          <w:rFonts w:ascii="Times New Roman" w:hAnsi="Times New Roman" w:cs="Times New Roman"/>
        </w:rPr>
        <w:t>ha</w:t>
      </w:r>
      <w:r w:rsidR="004953DE">
        <w:rPr>
          <w:rFonts w:ascii="Times New Roman" w:hAnsi="Times New Roman" w:cs="Times New Roman"/>
        </w:rPr>
        <w:t>ve</w:t>
      </w:r>
      <w:r w:rsidR="00E02011">
        <w:rPr>
          <w:rFonts w:ascii="Times New Roman" w:hAnsi="Times New Roman" w:cs="Times New Roman"/>
        </w:rPr>
        <w:t xml:space="preserve"> </w:t>
      </w:r>
      <w:r w:rsidR="00992A5A">
        <w:rPr>
          <w:rFonts w:ascii="Times New Roman" w:hAnsi="Times New Roman" w:cs="Times New Roman"/>
        </w:rPr>
        <w:t xml:space="preserve">relatively </w:t>
      </w:r>
      <w:r>
        <w:rPr>
          <w:rFonts w:ascii="Times New Roman" w:hAnsi="Times New Roman" w:cs="Times New Roman"/>
        </w:rPr>
        <w:t>accurate measurement</w:t>
      </w:r>
      <w:r w:rsidR="00992A5A">
        <w:rPr>
          <w:rFonts w:ascii="Times New Roman" w:hAnsi="Times New Roman" w:cs="Times New Roman"/>
        </w:rPr>
        <w:t>s</w:t>
      </w:r>
      <w:r w:rsidR="00A16E2A">
        <w:rPr>
          <w:rFonts w:ascii="Times New Roman" w:hAnsi="Times New Roman" w:cs="Times New Roman"/>
        </w:rPr>
        <w:t xml:space="preserve"> with </w:t>
      </w:r>
      <w:r w:rsidR="00A16E2A">
        <w:rPr>
          <w:rFonts w:ascii="Times New Roman" w:hAnsi="Times New Roman" w:cs="Times New Roman" w:hint="eastAsia"/>
        </w:rPr>
        <w:t>bul</w:t>
      </w:r>
      <w:r w:rsidR="00A16E2A">
        <w:rPr>
          <w:rFonts w:ascii="Times New Roman" w:hAnsi="Times New Roman" w:cs="Times New Roman"/>
        </w:rPr>
        <w:t>k data</w:t>
      </w:r>
      <w:r>
        <w:rPr>
          <w:rFonts w:ascii="Times New Roman" w:hAnsi="Times New Roman" w:cs="Times New Roman"/>
        </w:rPr>
        <w:t>, so that the</w:t>
      </w:r>
      <w:r w:rsidR="0083746A">
        <w:rPr>
          <w:rFonts w:ascii="Times New Roman" w:hAnsi="Times New Roman" w:cs="Times New Roman"/>
        </w:rPr>
        <w:t xml:space="preserve"> rate evaluation </w:t>
      </w:r>
      <w:r w:rsidR="00A12DF4">
        <w:rPr>
          <w:rFonts w:ascii="Times New Roman" w:hAnsi="Times New Roman" w:cs="Times New Roman"/>
        </w:rPr>
        <w:t>could be</w:t>
      </w:r>
      <w:r w:rsidR="0083746A">
        <w:rPr>
          <w:rFonts w:ascii="Times New Roman" w:hAnsi="Times New Roman" w:cs="Times New Roman"/>
        </w:rPr>
        <w:t xml:space="preserve"> conducted by f</w:t>
      </w:r>
      <w:r w:rsidR="0083746A" w:rsidRPr="00171FF8">
        <w:rPr>
          <w:rFonts w:ascii="Times New Roman" w:hAnsi="Times New Roman" w:cs="Times New Roman"/>
        </w:rPr>
        <w:t>ully statistical inference from</w:t>
      </w:r>
      <w:r w:rsidR="00DB2677">
        <w:rPr>
          <w:rFonts w:ascii="Times New Roman" w:hAnsi="Times New Roman" w:cs="Times New Roman"/>
        </w:rPr>
        <w:t xml:space="preserve"> </w:t>
      </w:r>
      <w:r w:rsidR="0083746A" w:rsidRPr="00171FF8">
        <w:rPr>
          <w:rFonts w:ascii="Times New Roman" w:hAnsi="Times New Roman" w:cs="Times New Roman" w:hint="eastAsia"/>
        </w:rPr>
        <w:t>e</w:t>
      </w:r>
      <w:r w:rsidR="0083746A" w:rsidRPr="00171FF8">
        <w:rPr>
          <w:rFonts w:ascii="Times New Roman" w:hAnsi="Times New Roman" w:cs="Times New Roman"/>
        </w:rPr>
        <w:t>xperiments</w:t>
      </w:r>
      <w:r w:rsidR="0083746A">
        <w:rPr>
          <w:rFonts w:ascii="Times New Roman" w:hAnsi="Times New Roman" w:cs="Times New Roman"/>
        </w:rPr>
        <w:t>.</w:t>
      </w:r>
    </w:p>
    <w:p w14:paraId="08CA1EA9" w14:textId="77777777" w:rsidR="005F2BF0" w:rsidRDefault="00804471" w:rsidP="000C6A86">
      <w:pPr>
        <w:spacing w:line="480" w:lineRule="auto"/>
        <w:ind w:firstLine="720"/>
        <w:jc w:val="both"/>
        <w:rPr>
          <w:rFonts w:ascii="Times New Roman" w:hAnsi="Times New Roman" w:cs="Times New Roman"/>
        </w:rPr>
      </w:pPr>
      <w:r w:rsidRPr="00804471">
        <w:rPr>
          <w:rFonts w:ascii="Times New Roman" w:hAnsi="Times New Roman" w:cs="Times New Roman"/>
        </w:rPr>
        <w:t xml:space="preserve">R1 has tremendous experimental measurements across wide temperature range, and the agreements are satisfactory. A simple statistical analysis was employed to quantify its uncertainty to ~8%. The third sensitivity reaction is often H2+OH = H2O +H (R3) and its uncertainty is quantified as ~6% using similar method as R1. </w:t>
      </w:r>
    </w:p>
    <w:p w14:paraId="1E5598D5" w14:textId="03C7C6CC" w:rsidR="004425AF" w:rsidRDefault="00CD7C10" w:rsidP="004425AF">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2B316B1" wp14:editId="70E3C9FB">
            <wp:extent cx="4416357" cy="3312268"/>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428125" cy="3321094"/>
                    </a:xfrm>
                    <a:prstGeom prst="rect">
                      <a:avLst/>
                    </a:prstGeom>
                  </pic:spPr>
                </pic:pic>
              </a:graphicData>
            </a:graphic>
          </wp:inline>
        </w:drawing>
      </w:r>
      <w:r>
        <w:rPr>
          <w:rFonts w:ascii="Times New Roman" w:hAnsi="Times New Roman" w:cs="Times New Roman"/>
          <w:noProof/>
        </w:rPr>
        <w:drawing>
          <wp:inline distT="0" distB="0" distL="0" distR="0" wp14:anchorId="7C34AA81" wp14:editId="6F4ABB2E">
            <wp:extent cx="4415790" cy="3311842"/>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49237" cy="3336927"/>
                    </a:xfrm>
                    <a:prstGeom prst="rect">
                      <a:avLst/>
                    </a:prstGeom>
                  </pic:spPr>
                </pic:pic>
              </a:graphicData>
            </a:graphic>
          </wp:inline>
        </w:drawing>
      </w:r>
      <w:r>
        <w:rPr>
          <w:rFonts w:ascii="Times New Roman" w:hAnsi="Times New Roman" w:cs="Times New Roman"/>
          <w:noProof/>
        </w:rPr>
        <w:lastRenderedPageBreak/>
        <w:drawing>
          <wp:inline distT="0" distB="0" distL="0" distR="0" wp14:anchorId="75F285D5" wp14:editId="2AF4E365">
            <wp:extent cx="4539575" cy="34046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554451" cy="3415838"/>
                    </a:xfrm>
                    <a:prstGeom prst="rect">
                      <a:avLst/>
                    </a:prstGeom>
                  </pic:spPr>
                </pic:pic>
              </a:graphicData>
            </a:graphic>
          </wp:inline>
        </w:drawing>
      </w:r>
      <w:r>
        <w:rPr>
          <w:rFonts w:ascii="Times New Roman" w:hAnsi="Times New Roman" w:cs="Times New Roman"/>
          <w:noProof/>
        </w:rPr>
        <w:drawing>
          <wp:inline distT="0" distB="0" distL="0" distR="0" wp14:anchorId="4240B450" wp14:editId="3C82118D">
            <wp:extent cx="4581728" cy="3436296"/>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1826" cy="3451369"/>
                    </a:xfrm>
                    <a:prstGeom prst="rect">
                      <a:avLst/>
                    </a:prstGeom>
                  </pic:spPr>
                </pic:pic>
              </a:graphicData>
            </a:graphic>
          </wp:inline>
        </w:drawing>
      </w:r>
      <w:r>
        <w:rPr>
          <w:rFonts w:ascii="Times New Roman" w:hAnsi="Times New Roman" w:cs="Times New Roman"/>
          <w:noProof/>
        </w:rPr>
        <w:lastRenderedPageBreak/>
        <w:drawing>
          <wp:inline distT="0" distB="0" distL="0" distR="0" wp14:anchorId="513EB589" wp14:editId="3FF0CEFA">
            <wp:extent cx="4682248" cy="35116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2520" cy="3534389"/>
                    </a:xfrm>
                    <a:prstGeom prst="rect">
                      <a:avLst/>
                    </a:prstGeom>
                  </pic:spPr>
                </pic:pic>
              </a:graphicData>
            </a:graphic>
          </wp:inline>
        </w:drawing>
      </w:r>
      <w:r>
        <w:rPr>
          <w:rFonts w:ascii="Times New Roman" w:hAnsi="Times New Roman" w:cs="Times New Roman"/>
          <w:noProof/>
        </w:rPr>
        <w:drawing>
          <wp:inline distT="0" distB="0" distL="0" distR="0" wp14:anchorId="543B2FF3" wp14:editId="7B75783C">
            <wp:extent cx="4786008" cy="3589506"/>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5611" cy="3626708"/>
                    </a:xfrm>
                    <a:prstGeom prst="rect">
                      <a:avLst/>
                    </a:prstGeom>
                  </pic:spPr>
                </pic:pic>
              </a:graphicData>
            </a:graphic>
          </wp:inline>
        </w:drawing>
      </w:r>
      <w:r>
        <w:rPr>
          <w:rFonts w:ascii="Times New Roman" w:hAnsi="Times New Roman" w:cs="Times New Roman"/>
          <w:noProof/>
        </w:rPr>
        <w:lastRenderedPageBreak/>
        <w:drawing>
          <wp:inline distT="0" distB="0" distL="0" distR="0" wp14:anchorId="764A984D" wp14:editId="0E69D00D">
            <wp:extent cx="4931302" cy="3698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7287" cy="3717965"/>
                    </a:xfrm>
                    <a:prstGeom prst="rect">
                      <a:avLst/>
                    </a:prstGeom>
                  </pic:spPr>
                </pic:pic>
              </a:graphicData>
            </a:graphic>
          </wp:inline>
        </w:drawing>
      </w:r>
      <w:r>
        <w:rPr>
          <w:rFonts w:ascii="Times New Roman" w:hAnsi="Times New Roman" w:cs="Times New Roman"/>
          <w:noProof/>
        </w:rPr>
        <w:drawing>
          <wp:inline distT="0" distB="0" distL="0" distR="0" wp14:anchorId="302C47FA" wp14:editId="65613D1B">
            <wp:extent cx="4814993" cy="3611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2191" cy="3706644"/>
                    </a:xfrm>
                    <a:prstGeom prst="rect">
                      <a:avLst/>
                    </a:prstGeom>
                  </pic:spPr>
                </pic:pic>
              </a:graphicData>
            </a:graphic>
          </wp:inline>
        </w:drawing>
      </w:r>
    </w:p>
    <w:p w14:paraId="22222487" w14:textId="7CB712D8" w:rsidR="004425AF" w:rsidRDefault="004425AF" w:rsidP="004425AF">
      <w:pPr>
        <w:spacing w:line="480" w:lineRule="auto"/>
        <w:jc w:val="center"/>
        <w:rPr>
          <w:rFonts w:ascii="Times New Roman" w:hAnsi="Times New Roman" w:cs="Times New Roman"/>
        </w:rPr>
      </w:pPr>
    </w:p>
    <w:p w14:paraId="165AED2B" w14:textId="77777777" w:rsidR="004425AF" w:rsidRDefault="004425AF" w:rsidP="004425AF">
      <w:pPr>
        <w:spacing w:line="480" w:lineRule="auto"/>
        <w:jc w:val="center"/>
        <w:rPr>
          <w:rFonts w:ascii="Times New Roman" w:hAnsi="Times New Roman" w:cs="Times New Roman"/>
        </w:rPr>
      </w:pPr>
    </w:p>
    <w:p w14:paraId="1A43DC5E" w14:textId="183E26E6" w:rsidR="000451AB" w:rsidRDefault="000451AB" w:rsidP="000451AB">
      <w:pPr>
        <w:spacing w:line="480" w:lineRule="auto"/>
        <w:jc w:val="both"/>
        <w:rPr>
          <w:rFonts w:ascii="Times New Roman" w:hAnsi="Times New Roman" w:cs="Times New Roman"/>
        </w:rPr>
      </w:pPr>
      <w:r>
        <w:rPr>
          <w:rFonts w:ascii="Times New Roman" w:hAnsi="Times New Roman" w:cs="Times New Roman"/>
        </w:rPr>
        <w:lastRenderedPageBreak/>
        <w:t xml:space="preserve">3.2 </w:t>
      </w:r>
      <w:r w:rsidRPr="00171FF8">
        <w:rPr>
          <w:rFonts w:ascii="Times New Roman" w:hAnsi="Times New Roman" w:cs="Times New Roman"/>
        </w:rPr>
        <w:t xml:space="preserve">H2O2 </w:t>
      </w:r>
      <w:r w:rsidR="00D459BD">
        <w:rPr>
          <w:rFonts w:ascii="Times New Roman" w:hAnsi="Times New Roman" w:cs="Times New Roman"/>
        </w:rPr>
        <w:t xml:space="preserve">and </w:t>
      </w:r>
      <w:r w:rsidR="00D459BD" w:rsidRPr="00171FF8">
        <w:rPr>
          <w:rFonts w:ascii="Times New Roman" w:hAnsi="Times New Roman" w:cs="Times New Roman"/>
        </w:rPr>
        <w:t>HO2</w:t>
      </w:r>
      <w:r w:rsidR="00D459BD">
        <w:rPr>
          <w:rFonts w:ascii="Times New Roman" w:hAnsi="Times New Roman" w:cs="Times New Roman"/>
        </w:rPr>
        <w:t xml:space="preserve"> </w:t>
      </w:r>
      <w:r w:rsidRPr="00171FF8">
        <w:rPr>
          <w:rFonts w:ascii="Times New Roman" w:hAnsi="Times New Roman" w:cs="Times New Roman"/>
        </w:rPr>
        <w:t>related</w:t>
      </w:r>
      <w:r w:rsidR="00D459BD">
        <w:rPr>
          <w:rFonts w:ascii="Times New Roman" w:hAnsi="Times New Roman" w:cs="Times New Roman"/>
        </w:rPr>
        <w:t xml:space="preserve"> reactions</w:t>
      </w:r>
    </w:p>
    <w:p w14:paraId="7E9674C0" w14:textId="77777777" w:rsidR="00484ACF" w:rsidRDefault="000451AB" w:rsidP="00484ACF">
      <w:pPr>
        <w:spacing w:line="480" w:lineRule="auto"/>
        <w:ind w:firstLine="720"/>
        <w:jc w:val="both"/>
        <w:rPr>
          <w:rFonts w:ascii="Times New Roman" w:hAnsi="Times New Roman" w:cs="Times New Roman"/>
        </w:rPr>
      </w:pPr>
      <w:r>
        <w:rPr>
          <w:rFonts w:ascii="Times New Roman" w:hAnsi="Times New Roman" w:cs="Times New Roman"/>
        </w:rPr>
        <w:t xml:space="preserve">HO2 and H2O2 reactions are very </w:t>
      </w:r>
      <w:r w:rsidR="00171FF8" w:rsidRPr="00171FF8">
        <w:rPr>
          <w:rFonts w:ascii="Times New Roman" w:hAnsi="Times New Roman" w:cs="Times New Roman"/>
        </w:rPr>
        <w:t>important in high pressure combustion</w:t>
      </w:r>
      <w:r>
        <w:rPr>
          <w:rFonts w:ascii="Times New Roman" w:hAnsi="Times New Roman" w:cs="Times New Roman"/>
        </w:rPr>
        <w:t xml:space="preserve"> but </w:t>
      </w:r>
      <w:r w:rsidR="00171FF8" w:rsidRPr="00171FF8">
        <w:rPr>
          <w:rFonts w:ascii="Times New Roman" w:hAnsi="Times New Roman" w:cs="Times New Roman"/>
        </w:rPr>
        <w:t>less accurate measurement</w:t>
      </w:r>
      <w:r>
        <w:rPr>
          <w:rFonts w:ascii="Times New Roman" w:hAnsi="Times New Roman" w:cs="Times New Roman"/>
        </w:rPr>
        <w:t>s</w:t>
      </w:r>
      <w:r w:rsidR="00484ACF">
        <w:rPr>
          <w:rFonts w:ascii="Times New Roman" w:hAnsi="Times New Roman" w:cs="Times New Roman"/>
        </w:rPr>
        <w:t xml:space="preserve"> were performed</w:t>
      </w:r>
      <w:r w:rsidR="00171FF8" w:rsidRPr="00171FF8">
        <w:rPr>
          <w:rFonts w:ascii="Times New Roman" w:hAnsi="Times New Roman" w:cs="Times New Roman"/>
        </w:rPr>
        <w:t>.</w:t>
      </w:r>
      <w:r w:rsidR="00484ACF">
        <w:rPr>
          <w:rFonts w:ascii="Times New Roman" w:hAnsi="Times New Roman" w:cs="Times New Roman"/>
        </w:rPr>
        <w:t xml:space="preserve"> Therefore, the evaluation was strengthened by </w:t>
      </w:r>
      <w:r w:rsidR="00171FF8" w:rsidRPr="00171FF8">
        <w:rPr>
          <w:rFonts w:ascii="Times New Roman" w:hAnsi="Times New Roman" w:cs="Times New Roman"/>
        </w:rPr>
        <w:t>theoretical calculation</w:t>
      </w:r>
      <w:r w:rsidR="00484ACF">
        <w:rPr>
          <w:rFonts w:ascii="Times New Roman" w:hAnsi="Times New Roman" w:cs="Times New Roman"/>
        </w:rPr>
        <w:t xml:space="preserve"> if necessary. This category </w:t>
      </w:r>
      <w:proofErr w:type="gramStart"/>
      <w:r w:rsidR="00484ACF">
        <w:rPr>
          <w:rFonts w:ascii="Times New Roman" w:hAnsi="Times New Roman" w:cs="Times New Roman"/>
        </w:rPr>
        <w:t>have</w:t>
      </w:r>
      <w:proofErr w:type="gramEnd"/>
      <w:r w:rsidR="00484ACF">
        <w:rPr>
          <w:rFonts w:ascii="Times New Roman" w:hAnsi="Times New Roman" w:cs="Times New Roman"/>
        </w:rPr>
        <w:t xml:space="preserve"> followed reactions:</w:t>
      </w:r>
    </w:p>
    <w:p w14:paraId="76C52BD5" w14:textId="19E4C188" w:rsidR="00D459BD" w:rsidRPr="00171FF8" w:rsidRDefault="00D459BD" w:rsidP="00D459BD">
      <w:pPr>
        <w:spacing w:line="480" w:lineRule="auto"/>
        <w:jc w:val="both"/>
        <w:rPr>
          <w:rFonts w:ascii="Times New Roman" w:hAnsi="Times New Roman" w:cs="Times New Roman"/>
        </w:rPr>
      </w:pPr>
      <w:r w:rsidRPr="00171FF8">
        <w:rPr>
          <w:rFonts w:ascii="Times New Roman" w:hAnsi="Times New Roman" w:cs="Times New Roman"/>
        </w:rPr>
        <w:t>H2O2 + H = H2 + HO2</w:t>
      </w:r>
      <w:r>
        <w:rPr>
          <w:rFonts w:ascii="Times New Roman" w:hAnsi="Times New Roman" w:cs="Times New Roman"/>
        </w:rPr>
        <w:t xml:space="preserve"> (R</w:t>
      </w:r>
      <w:r w:rsidR="001A392E">
        <w:rPr>
          <w:rFonts w:ascii="Times New Roman" w:hAnsi="Times New Roman" w:cs="Times New Roman"/>
        </w:rPr>
        <w:t>5</w:t>
      </w:r>
      <w:r>
        <w:rPr>
          <w:rFonts w:ascii="Times New Roman" w:hAnsi="Times New Roman" w:cs="Times New Roman"/>
        </w:rPr>
        <w:t>)</w:t>
      </w:r>
    </w:p>
    <w:p w14:paraId="052F7DC6" w14:textId="34E8B69C" w:rsidR="00D459BD" w:rsidRPr="00171FF8" w:rsidRDefault="00D459BD" w:rsidP="00D459BD">
      <w:pPr>
        <w:spacing w:line="480" w:lineRule="auto"/>
        <w:jc w:val="both"/>
        <w:rPr>
          <w:rFonts w:ascii="Times New Roman" w:hAnsi="Times New Roman" w:cs="Times New Roman"/>
        </w:rPr>
      </w:pPr>
      <w:r w:rsidRPr="00171FF8">
        <w:rPr>
          <w:rFonts w:ascii="Times New Roman" w:hAnsi="Times New Roman" w:cs="Times New Roman"/>
        </w:rPr>
        <w:t>H2O2 + H = OH + H2O</w:t>
      </w:r>
      <w:r>
        <w:rPr>
          <w:rFonts w:ascii="Times New Roman" w:hAnsi="Times New Roman" w:cs="Times New Roman"/>
        </w:rPr>
        <w:t xml:space="preserve"> (R</w:t>
      </w:r>
      <w:r w:rsidR="001A392E">
        <w:rPr>
          <w:rFonts w:ascii="Times New Roman" w:hAnsi="Times New Roman" w:cs="Times New Roman"/>
        </w:rPr>
        <w:t>6</w:t>
      </w:r>
      <w:r>
        <w:rPr>
          <w:rFonts w:ascii="Times New Roman" w:hAnsi="Times New Roman" w:cs="Times New Roman"/>
        </w:rPr>
        <w:t>)</w:t>
      </w:r>
    </w:p>
    <w:p w14:paraId="09F8BDEB" w14:textId="66442EF6" w:rsidR="00D459BD" w:rsidRPr="00171FF8" w:rsidRDefault="00D459BD" w:rsidP="00D459BD">
      <w:pPr>
        <w:spacing w:line="480" w:lineRule="auto"/>
        <w:jc w:val="both"/>
        <w:rPr>
          <w:rFonts w:ascii="Times New Roman" w:hAnsi="Times New Roman" w:cs="Times New Roman"/>
        </w:rPr>
      </w:pPr>
      <w:r w:rsidRPr="00171FF8">
        <w:rPr>
          <w:rFonts w:ascii="Times New Roman" w:hAnsi="Times New Roman" w:cs="Times New Roman"/>
        </w:rPr>
        <w:t>H2O2 + O = OH + HO2</w:t>
      </w:r>
      <w:r>
        <w:rPr>
          <w:rFonts w:ascii="Times New Roman" w:hAnsi="Times New Roman" w:cs="Times New Roman"/>
        </w:rPr>
        <w:t xml:space="preserve"> (R</w:t>
      </w:r>
      <w:r w:rsidR="001A392E">
        <w:rPr>
          <w:rFonts w:ascii="Times New Roman" w:hAnsi="Times New Roman" w:cs="Times New Roman"/>
        </w:rPr>
        <w:t>7</w:t>
      </w:r>
      <w:r>
        <w:rPr>
          <w:rFonts w:ascii="Times New Roman" w:hAnsi="Times New Roman" w:cs="Times New Roman"/>
        </w:rPr>
        <w:t>)</w:t>
      </w:r>
    </w:p>
    <w:p w14:paraId="2026422B" w14:textId="6B32D36D" w:rsidR="00D459BD" w:rsidRDefault="00D459BD" w:rsidP="00484ACF">
      <w:pPr>
        <w:spacing w:line="480" w:lineRule="auto"/>
        <w:jc w:val="both"/>
        <w:rPr>
          <w:rFonts w:ascii="Times New Roman" w:hAnsi="Times New Roman" w:cs="Times New Roman"/>
        </w:rPr>
      </w:pPr>
      <w:r w:rsidRPr="00171FF8">
        <w:rPr>
          <w:rFonts w:ascii="Times New Roman" w:hAnsi="Times New Roman" w:cs="Times New Roman"/>
        </w:rPr>
        <w:t>H2O2 + OH = HO2 + H2O</w:t>
      </w:r>
      <w:r>
        <w:rPr>
          <w:rFonts w:ascii="Times New Roman" w:hAnsi="Times New Roman" w:cs="Times New Roman"/>
        </w:rPr>
        <w:t xml:space="preserve"> (R</w:t>
      </w:r>
      <w:r w:rsidR="001A392E">
        <w:rPr>
          <w:rFonts w:ascii="Times New Roman" w:hAnsi="Times New Roman" w:cs="Times New Roman"/>
        </w:rPr>
        <w:t>8</w:t>
      </w:r>
      <w:r>
        <w:rPr>
          <w:rFonts w:ascii="Times New Roman" w:hAnsi="Times New Roman" w:cs="Times New Roman"/>
        </w:rPr>
        <w:t>)</w:t>
      </w:r>
    </w:p>
    <w:p w14:paraId="17E5F6F5" w14:textId="32D3A043" w:rsidR="00403D19" w:rsidRDefault="00403D19" w:rsidP="00484ACF">
      <w:pPr>
        <w:spacing w:line="480" w:lineRule="auto"/>
        <w:jc w:val="both"/>
        <w:rPr>
          <w:rFonts w:ascii="Times New Roman" w:hAnsi="Times New Roman" w:cs="Times New Roman"/>
        </w:rPr>
      </w:pPr>
      <w:r w:rsidRPr="00171FF8">
        <w:rPr>
          <w:rFonts w:ascii="Times New Roman" w:hAnsi="Times New Roman" w:cs="Times New Roman"/>
        </w:rPr>
        <w:t>H2O2+M = OH+OH+M</w:t>
      </w:r>
      <w:r>
        <w:rPr>
          <w:rFonts w:ascii="Times New Roman" w:hAnsi="Times New Roman" w:cs="Times New Roman"/>
        </w:rPr>
        <w:t xml:space="preserve"> (R9)</w:t>
      </w:r>
    </w:p>
    <w:p w14:paraId="2812E229" w14:textId="1441220E" w:rsidR="00171FF8" w:rsidRPr="00171FF8" w:rsidRDefault="00171FF8" w:rsidP="00484ACF">
      <w:pPr>
        <w:spacing w:line="480" w:lineRule="auto"/>
        <w:jc w:val="both"/>
        <w:rPr>
          <w:rFonts w:ascii="Times New Roman" w:hAnsi="Times New Roman" w:cs="Times New Roman"/>
        </w:rPr>
      </w:pPr>
      <w:r w:rsidRPr="00171FF8">
        <w:rPr>
          <w:rFonts w:ascii="Times New Roman" w:hAnsi="Times New Roman" w:cs="Times New Roman"/>
        </w:rPr>
        <w:t>HO2 + H = OH + OH</w:t>
      </w:r>
      <w:r w:rsidR="00484ACF">
        <w:rPr>
          <w:rFonts w:ascii="Times New Roman" w:hAnsi="Times New Roman" w:cs="Times New Roman"/>
        </w:rPr>
        <w:t xml:space="preserve"> (R</w:t>
      </w:r>
      <w:r w:rsidR="00520003">
        <w:rPr>
          <w:rFonts w:ascii="Times New Roman" w:hAnsi="Times New Roman" w:cs="Times New Roman"/>
        </w:rPr>
        <w:t>10</w:t>
      </w:r>
      <w:r w:rsidR="00484ACF">
        <w:rPr>
          <w:rFonts w:ascii="Times New Roman" w:hAnsi="Times New Roman" w:cs="Times New Roman"/>
        </w:rPr>
        <w:t>)</w:t>
      </w:r>
    </w:p>
    <w:p w14:paraId="777B0EEA" w14:textId="7DA08D20"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t>HO2 + H = O + H2O</w:t>
      </w:r>
      <w:r w:rsidR="00484ACF">
        <w:rPr>
          <w:rFonts w:ascii="Times New Roman" w:hAnsi="Times New Roman" w:cs="Times New Roman"/>
        </w:rPr>
        <w:t xml:space="preserve"> (R</w:t>
      </w:r>
      <w:r w:rsidR="001A392E">
        <w:rPr>
          <w:rFonts w:ascii="Times New Roman" w:hAnsi="Times New Roman" w:cs="Times New Roman"/>
        </w:rPr>
        <w:t>1</w:t>
      </w:r>
      <w:r w:rsidR="00520003">
        <w:rPr>
          <w:rFonts w:ascii="Times New Roman" w:hAnsi="Times New Roman" w:cs="Times New Roman"/>
        </w:rPr>
        <w:t>1</w:t>
      </w:r>
      <w:r w:rsidR="00484ACF">
        <w:rPr>
          <w:rFonts w:ascii="Times New Roman" w:hAnsi="Times New Roman" w:cs="Times New Roman"/>
        </w:rPr>
        <w:t>)</w:t>
      </w:r>
    </w:p>
    <w:p w14:paraId="46F826E9" w14:textId="749F174E"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t>HO2 + H = H2 + O2</w:t>
      </w:r>
      <w:r w:rsidR="00484ACF">
        <w:rPr>
          <w:rFonts w:ascii="Times New Roman" w:hAnsi="Times New Roman" w:cs="Times New Roman"/>
        </w:rPr>
        <w:t xml:space="preserve"> (R</w:t>
      </w:r>
      <w:r w:rsidR="001A392E">
        <w:rPr>
          <w:rFonts w:ascii="Times New Roman" w:hAnsi="Times New Roman" w:cs="Times New Roman"/>
        </w:rPr>
        <w:t>1</w:t>
      </w:r>
      <w:r w:rsidR="00520003">
        <w:rPr>
          <w:rFonts w:ascii="Times New Roman" w:hAnsi="Times New Roman" w:cs="Times New Roman"/>
        </w:rPr>
        <w:t>2</w:t>
      </w:r>
      <w:r w:rsidR="00484ACF">
        <w:rPr>
          <w:rFonts w:ascii="Times New Roman" w:hAnsi="Times New Roman" w:cs="Times New Roman"/>
        </w:rPr>
        <w:t>)</w:t>
      </w:r>
    </w:p>
    <w:p w14:paraId="38F994E2" w14:textId="4BDE164A"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t>HO2 + OH = H2O + O2</w:t>
      </w:r>
      <w:r w:rsidR="00484ACF">
        <w:rPr>
          <w:rFonts w:ascii="Times New Roman" w:hAnsi="Times New Roman" w:cs="Times New Roman"/>
        </w:rPr>
        <w:t xml:space="preserve"> (R</w:t>
      </w:r>
      <w:r w:rsidR="001A392E">
        <w:rPr>
          <w:rFonts w:ascii="Times New Roman" w:hAnsi="Times New Roman" w:cs="Times New Roman"/>
        </w:rPr>
        <w:t>1</w:t>
      </w:r>
      <w:r w:rsidR="00520003">
        <w:rPr>
          <w:rFonts w:ascii="Times New Roman" w:hAnsi="Times New Roman" w:cs="Times New Roman"/>
        </w:rPr>
        <w:t>3</w:t>
      </w:r>
      <w:r w:rsidR="00484ACF">
        <w:rPr>
          <w:rFonts w:ascii="Times New Roman" w:hAnsi="Times New Roman" w:cs="Times New Roman"/>
        </w:rPr>
        <w:t>)</w:t>
      </w:r>
    </w:p>
    <w:p w14:paraId="59D16C94" w14:textId="72FB16A9"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t>HO2 + O = O2 + OH</w:t>
      </w:r>
      <w:r w:rsidR="00484ACF">
        <w:rPr>
          <w:rFonts w:ascii="Times New Roman" w:hAnsi="Times New Roman" w:cs="Times New Roman"/>
        </w:rPr>
        <w:t xml:space="preserve"> (R</w:t>
      </w:r>
      <w:r w:rsidR="001A392E">
        <w:rPr>
          <w:rFonts w:ascii="Times New Roman" w:hAnsi="Times New Roman" w:cs="Times New Roman"/>
        </w:rPr>
        <w:t>1</w:t>
      </w:r>
      <w:r w:rsidR="00520003">
        <w:rPr>
          <w:rFonts w:ascii="Times New Roman" w:hAnsi="Times New Roman" w:cs="Times New Roman"/>
        </w:rPr>
        <w:t>4</w:t>
      </w:r>
      <w:r w:rsidR="00484ACF">
        <w:rPr>
          <w:rFonts w:ascii="Times New Roman" w:hAnsi="Times New Roman" w:cs="Times New Roman"/>
        </w:rPr>
        <w:t>)</w:t>
      </w:r>
    </w:p>
    <w:p w14:paraId="523F58BC" w14:textId="35E72D3C"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t>HO2 + HO2 = H2O2 + O2</w:t>
      </w:r>
      <w:r w:rsidR="00484ACF">
        <w:rPr>
          <w:rFonts w:ascii="Times New Roman" w:hAnsi="Times New Roman" w:cs="Times New Roman"/>
        </w:rPr>
        <w:t xml:space="preserve"> (R1</w:t>
      </w:r>
      <w:r w:rsidR="00520003">
        <w:rPr>
          <w:rFonts w:ascii="Times New Roman" w:hAnsi="Times New Roman" w:cs="Times New Roman"/>
        </w:rPr>
        <w:t>5</w:t>
      </w:r>
      <w:r w:rsidR="00484ACF">
        <w:rPr>
          <w:rFonts w:ascii="Times New Roman" w:hAnsi="Times New Roman" w:cs="Times New Roman"/>
        </w:rPr>
        <w:t>)</w:t>
      </w:r>
    </w:p>
    <w:p w14:paraId="413889F7" w14:textId="77777777" w:rsidR="00887C80" w:rsidRDefault="004425AF" w:rsidP="004425AF">
      <w:pPr>
        <w:spacing w:line="480" w:lineRule="auto"/>
        <w:ind w:firstLine="720"/>
        <w:jc w:val="both"/>
        <w:rPr>
          <w:rFonts w:ascii="Times New Roman" w:hAnsi="Times New Roman" w:cs="Times New Roman"/>
        </w:rPr>
      </w:pPr>
      <w:r w:rsidRPr="00804471">
        <w:rPr>
          <w:rFonts w:ascii="Times New Roman" w:hAnsi="Times New Roman" w:cs="Times New Roman"/>
        </w:rPr>
        <w:t>At higher pressure, especially close to third explosion limit, reaction H2O2+H = H2 + HO2 (R</w:t>
      </w:r>
      <w:r w:rsidR="00232540">
        <w:rPr>
          <w:rFonts w:ascii="Times New Roman" w:hAnsi="Times New Roman" w:cs="Times New Roman"/>
        </w:rPr>
        <w:t>5</w:t>
      </w:r>
      <w:r w:rsidRPr="00804471">
        <w:rPr>
          <w:rFonts w:ascii="Times New Roman" w:hAnsi="Times New Roman" w:cs="Times New Roman"/>
        </w:rPr>
        <w:t>), H2O2+M = OH + OH +M (R</w:t>
      </w:r>
      <w:r w:rsidR="002F2A01">
        <w:rPr>
          <w:rFonts w:ascii="Times New Roman" w:hAnsi="Times New Roman" w:cs="Times New Roman"/>
        </w:rPr>
        <w:t>9</w:t>
      </w:r>
      <w:r w:rsidRPr="00804471">
        <w:rPr>
          <w:rFonts w:ascii="Times New Roman" w:hAnsi="Times New Roman" w:cs="Times New Roman"/>
        </w:rPr>
        <w:t>) and HO2+HO2 = H2O2+O2 (R</w:t>
      </w:r>
      <w:r w:rsidR="00C86EEB">
        <w:rPr>
          <w:rFonts w:ascii="Times New Roman" w:hAnsi="Times New Roman" w:cs="Times New Roman"/>
        </w:rPr>
        <w:t>15</w:t>
      </w:r>
      <w:r w:rsidRPr="00804471">
        <w:rPr>
          <w:rFonts w:ascii="Times New Roman" w:hAnsi="Times New Roman" w:cs="Times New Roman"/>
        </w:rPr>
        <w:t xml:space="preserve">) come to play important roles. However, the experimental measurements of these reaction are sparse </w:t>
      </w:r>
      <w:r w:rsidR="00B430E1">
        <w:rPr>
          <w:rFonts w:ascii="Times New Roman" w:hAnsi="Times New Roman" w:cs="Times New Roman"/>
        </w:rPr>
        <w:t xml:space="preserve">with </w:t>
      </w:r>
      <w:r w:rsidRPr="00804471">
        <w:rPr>
          <w:rFonts w:ascii="Times New Roman" w:hAnsi="Times New Roman" w:cs="Times New Roman"/>
        </w:rPr>
        <w:t>bigger uncertainty</w:t>
      </w:r>
      <w:r w:rsidR="00B430E1">
        <w:rPr>
          <w:rFonts w:ascii="Times New Roman" w:hAnsi="Times New Roman" w:cs="Times New Roman"/>
        </w:rPr>
        <w:t xml:space="preserve"> associated</w:t>
      </w:r>
      <w:r w:rsidRPr="00804471">
        <w:rPr>
          <w:rFonts w:ascii="Times New Roman" w:hAnsi="Times New Roman" w:cs="Times New Roman"/>
        </w:rPr>
        <w:t xml:space="preserve">. </w:t>
      </w:r>
    </w:p>
    <w:p w14:paraId="55A75D04" w14:textId="48E15119" w:rsidR="004425AF" w:rsidRDefault="004425AF" w:rsidP="004425AF">
      <w:pPr>
        <w:spacing w:line="480" w:lineRule="auto"/>
        <w:ind w:firstLine="720"/>
        <w:jc w:val="both"/>
        <w:rPr>
          <w:rFonts w:ascii="Times New Roman" w:hAnsi="Times New Roman" w:cs="Times New Roman"/>
        </w:rPr>
      </w:pPr>
      <w:r w:rsidRPr="00804471">
        <w:rPr>
          <w:rFonts w:ascii="Times New Roman" w:hAnsi="Times New Roman" w:cs="Times New Roman"/>
        </w:rPr>
        <w:t>For R</w:t>
      </w:r>
      <w:r w:rsidR="00887C80">
        <w:rPr>
          <w:rFonts w:ascii="Times New Roman" w:hAnsi="Times New Roman" w:cs="Times New Roman"/>
        </w:rPr>
        <w:t>5</w:t>
      </w:r>
      <w:r w:rsidRPr="00804471">
        <w:rPr>
          <w:rFonts w:ascii="Times New Roman" w:hAnsi="Times New Roman" w:cs="Times New Roman"/>
        </w:rPr>
        <w:t>, we rel</w:t>
      </w:r>
      <w:r w:rsidR="005B0019">
        <w:rPr>
          <w:rFonts w:ascii="Times New Roman" w:hAnsi="Times New Roman" w:cs="Times New Roman"/>
        </w:rPr>
        <w:t>ied</w:t>
      </w:r>
      <w:r w:rsidRPr="00804471">
        <w:rPr>
          <w:rFonts w:ascii="Times New Roman" w:hAnsi="Times New Roman" w:cs="Times New Roman"/>
        </w:rPr>
        <w:t xml:space="preserve"> on theoretical guidance with limited experiments to evaluate the uncertainty</w:t>
      </w:r>
      <w:r w:rsidR="007703E7">
        <w:rPr>
          <w:rFonts w:ascii="Times New Roman" w:hAnsi="Times New Roman" w:cs="Times New Roman"/>
        </w:rPr>
        <w:t xml:space="preserve"> within </w:t>
      </w:r>
      <w:r w:rsidRPr="00804471">
        <w:rPr>
          <w:rFonts w:ascii="Times New Roman" w:hAnsi="Times New Roman" w:cs="Times New Roman"/>
        </w:rPr>
        <w:t xml:space="preserve">30%-50%. </w:t>
      </w:r>
      <w:r w:rsidRPr="009A2BAB">
        <w:rPr>
          <w:rFonts w:ascii="Times New Roman" w:hAnsi="Times New Roman" w:cs="Times New Roman"/>
        </w:rPr>
        <w:t>R</w:t>
      </w:r>
      <w:r w:rsidR="009A2BAB" w:rsidRPr="009A2BAB">
        <w:rPr>
          <w:rFonts w:ascii="Times New Roman" w:hAnsi="Times New Roman" w:cs="Times New Roman"/>
        </w:rPr>
        <w:t>9</w:t>
      </w:r>
      <w:r w:rsidRPr="009A2BAB">
        <w:rPr>
          <w:rFonts w:ascii="Times New Roman" w:hAnsi="Times New Roman" w:cs="Times New Roman"/>
        </w:rPr>
        <w:t xml:space="preserve"> are also evaluated</w:t>
      </w:r>
      <w:r w:rsidRPr="00804471">
        <w:rPr>
          <w:rFonts w:ascii="Times New Roman" w:hAnsi="Times New Roman" w:cs="Times New Roman"/>
        </w:rPr>
        <w:t xml:space="preserve"> using statistical analysis methodology</w:t>
      </w:r>
      <w:r w:rsidR="005D19D6">
        <w:rPr>
          <w:rFonts w:ascii="Times New Roman" w:hAnsi="Times New Roman" w:cs="Times New Roman"/>
        </w:rPr>
        <w:t xml:space="preserve"> according to </w:t>
      </w:r>
      <w:r w:rsidRPr="00804471">
        <w:rPr>
          <w:rFonts w:ascii="Times New Roman" w:hAnsi="Times New Roman" w:cs="Times New Roman"/>
        </w:rPr>
        <w:t>the uncertainty associated with each experimental data, similar to R2. R</w:t>
      </w:r>
      <w:r w:rsidR="004146D5">
        <w:rPr>
          <w:rFonts w:ascii="Times New Roman" w:hAnsi="Times New Roman" w:cs="Times New Roman"/>
        </w:rPr>
        <w:t>15</w:t>
      </w:r>
      <w:r w:rsidRPr="00804471">
        <w:rPr>
          <w:rFonts w:ascii="Times New Roman" w:hAnsi="Times New Roman" w:cs="Times New Roman"/>
        </w:rPr>
        <w:t xml:space="preserve"> and HO2+OH = H2O +O2 are often paired with each other in experimental measurement, the tentative </w:t>
      </w:r>
      <w:r w:rsidRPr="00804471">
        <w:rPr>
          <w:rFonts w:ascii="Times New Roman" w:hAnsi="Times New Roman" w:cs="Times New Roman"/>
        </w:rPr>
        <w:lastRenderedPageBreak/>
        <w:t>uncertainties were obtained using statistical analysis</w:t>
      </w:r>
      <w:r w:rsidR="00F746AB">
        <w:rPr>
          <w:rFonts w:ascii="Times New Roman" w:hAnsi="Times New Roman" w:cs="Times New Roman"/>
        </w:rPr>
        <w:t>. The</w:t>
      </w:r>
      <w:r w:rsidRPr="00804471">
        <w:rPr>
          <w:rFonts w:ascii="Times New Roman" w:hAnsi="Times New Roman" w:cs="Times New Roman"/>
        </w:rPr>
        <w:t xml:space="preserve"> </w:t>
      </w:r>
      <w:r w:rsidR="00F746AB">
        <w:rPr>
          <w:rFonts w:ascii="Times New Roman" w:hAnsi="Times New Roman" w:cs="Times New Roman"/>
        </w:rPr>
        <w:t>r</w:t>
      </w:r>
      <w:r w:rsidRPr="00804471">
        <w:rPr>
          <w:rFonts w:ascii="Times New Roman" w:hAnsi="Times New Roman" w:cs="Times New Roman"/>
        </w:rPr>
        <w:t xml:space="preserve">e-interpretation of the experiments </w:t>
      </w:r>
      <w:proofErr w:type="gramStart"/>
      <w:r w:rsidRPr="00804471">
        <w:rPr>
          <w:rFonts w:ascii="Times New Roman" w:hAnsi="Times New Roman" w:cs="Times New Roman"/>
        </w:rPr>
        <w:t>were</w:t>
      </w:r>
      <w:proofErr w:type="gramEnd"/>
      <w:r w:rsidRPr="00804471">
        <w:rPr>
          <w:rFonts w:ascii="Times New Roman" w:hAnsi="Times New Roman" w:cs="Times New Roman"/>
        </w:rPr>
        <w:t xml:space="preserve"> </w:t>
      </w:r>
      <w:r w:rsidR="00F746AB">
        <w:rPr>
          <w:rFonts w:ascii="Times New Roman" w:hAnsi="Times New Roman" w:cs="Times New Roman"/>
        </w:rPr>
        <w:t xml:space="preserve">also </w:t>
      </w:r>
      <w:r w:rsidRPr="00804471">
        <w:rPr>
          <w:rFonts w:ascii="Times New Roman" w:hAnsi="Times New Roman" w:cs="Times New Roman"/>
        </w:rPr>
        <w:t>carried out to further refine the uncertainties.</w:t>
      </w:r>
    </w:p>
    <w:p w14:paraId="5407DEEB" w14:textId="3FDAA94D" w:rsidR="008B20FA" w:rsidRDefault="00A776D9" w:rsidP="00171FF8">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0FFA859A" wp14:editId="287B8E47">
            <wp:extent cx="4419600" cy="33147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26783" cy="3320087"/>
                    </a:xfrm>
                    <a:prstGeom prst="rect">
                      <a:avLst/>
                    </a:prstGeom>
                  </pic:spPr>
                </pic:pic>
              </a:graphicData>
            </a:graphic>
          </wp:inline>
        </w:drawing>
      </w:r>
      <w:r>
        <w:rPr>
          <w:rFonts w:ascii="Times New Roman" w:hAnsi="Times New Roman" w:cs="Times New Roman"/>
          <w:noProof/>
        </w:rPr>
        <w:drawing>
          <wp:inline distT="0" distB="0" distL="0" distR="0" wp14:anchorId="40E185F4" wp14:editId="3409A927">
            <wp:extent cx="4419600" cy="33147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29385" cy="3322039"/>
                    </a:xfrm>
                    <a:prstGeom prst="rect">
                      <a:avLst/>
                    </a:prstGeom>
                  </pic:spPr>
                </pic:pic>
              </a:graphicData>
            </a:graphic>
          </wp:inline>
        </w:drawing>
      </w:r>
      <w:r>
        <w:rPr>
          <w:rFonts w:ascii="Times New Roman" w:hAnsi="Times New Roman" w:cs="Times New Roman"/>
          <w:noProof/>
        </w:rPr>
        <w:lastRenderedPageBreak/>
        <w:drawing>
          <wp:inline distT="0" distB="0" distL="0" distR="0" wp14:anchorId="10E53C1C" wp14:editId="5449107E">
            <wp:extent cx="4276725" cy="3207544"/>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82717" cy="3212038"/>
                    </a:xfrm>
                    <a:prstGeom prst="rect">
                      <a:avLst/>
                    </a:prstGeom>
                  </pic:spPr>
                </pic:pic>
              </a:graphicData>
            </a:graphic>
          </wp:inline>
        </w:drawing>
      </w:r>
      <w:r>
        <w:rPr>
          <w:rFonts w:ascii="Times New Roman" w:hAnsi="Times New Roman" w:cs="Times New Roman"/>
          <w:noProof/>
        </w:rPr>
        <w:drawing>
          <wp:inline distT="0" distB="0" distL="0" distR="0" wp14:anchorId="392475A5" wp14:editId="6FFBC539">
            <wp:extent cx="4333875" cy="3250406"/>
            <wp:effectExtent l="0" t="0" r="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46945" cy="3260208"/>
                    </a:xfrm>
                    <a:prstGeom prst="rect">
                      <a:avLst/>
                    </a:prstGeom>
                  </pic:spPr>
                </pic:pic>
              </a:graphicData>
            </a:graphic>
          </wp:inline>
        </w:drawing>
      </w:r>
      <w:r>
        <w:rPr>
          <w:rFonts w:ascii="Times New Roman" w:hAnsi="Times New Roman" w:cs="Times New Roman"/>
          <w:noProof/>
        </w:rPr>
        <w:lastRenderedPageBreak/>
        <w:drawing>
          <wp:inline distT="0" distB="0" distL="0" distR="0" wp14:anchorId="69738E0B" wp14:editId="34BE7C35">
            <wp:extent cx="4432300" cy="3324225"/>
            <wp:effectExtent l="0" t="0" r="6350" b="9525"/>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41546" cy="3331160"/>
                    </a:xfrm>
                    <a:prstGeom prst="rect">
                      <a:avLst/>
                    </a:prstGeom>
                  </pic:spPr>
                </pic:pic>
              </a:graphicData>
            </a:graphic>
          </wp:inline>
        </w:drawing>
      </w:r>
      <w:r>
        <w:rPr>
          <w:rFonts w:ascii="Times New Roman" w:hAnsi="Times New Roman" w:cs="Times New Roman"/>
          <w:noProof/>
        </w:rPr>
        <w:drawing>
          <wp:inline distT="0" distB="0" distL="0" distR="0" wp14:anchorId="1D068393" wp14:editId="2617C712">
            <wp:extent cx="4483100" cy="3362325"/>
            <wp:effectExtent l="0" t="0" r="0" b="952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5364" cy="3364023"/>
                    </a:xfrm>
                    <a:prstGeom prst="rect">
                      <a:avLst/>
                    </a:prstGeom>
                  </pic:spPr>
                </pic:pic>
              </a:graphicData>
            </a:graphic>
          </wp:inline>
        </w:drawing>
      </w:r>
      <w:r>
        <w:rPr>
          <w:rFonts w:ascii="Times New Roman" w:hAnsi="Times New Roman" w:cs="Times New Roman"/>
          <w:noProof/>
        </w:rPr>
        <w:lastRenderedPageBreak/>
        <w:drawing>
          <wp:inline distT="0" distB="0" distL="0" distR="0" wp14:anchorId="3F55D8C5" wp14:editId="059E2DB4">
            <wp:extent cx="4791075" cy="3593306"/>
            <wp:effectExtent l="0" t="0" r="0" b="762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97316" cy="3597987"/>
                    </a:xfrm>
                    <a:prstGeom prst="rect">
                      <a:avLst/>
                    </a:prstGeom>
                  </pic:spPr>
                </pic:pic>
              </a:graphicData>
            </a:graphic>
          </wp:inline>
        </w:drawing>
      </w:r>
      <w:r>
        <w:rPr>
          <w:rFonts w:ascii="Times New Roman" w:hAnsi="Times New Roman" w:cs="Times New Roman"/>
          <w:noProof/>
        </w:rPr>
        <w:drawing>
          <wp:inline distT="0" distB="0" distL="0" distR="0" wp14:anchorId="4D8CD2A6" wp14:editId="25197858">
            <wp:extent cx="4733925" cy="3550444"/>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46700" cy="3560025"/>
                    </a:xfrm>
                    <a:prstGeom prst="rect">
                      <a:avLst/>
                    </a:prstGeom>
                  </pic:spPr>
                </pic:pic>
              </a:graphicData>
            </a:graphic>
          </wp:inline>
        </w:drawing>
      </w:r>
      <w:r>
        <w:rPr>
          <w:rFonts w:ascii="Times New Roman" w:hAnsi="Times New Roman" w:cs="Times New Roman"/>
          <w:noProof/>
        </w:rPr>
        <w:lastRenderedPageBreak/>
        <w:drawing>
          <wp:inline distT="0" distB="0" distL="0" distR="0" wp14:anchorId="19496384" wp14:editId="59568CAE">
            <wp:extent cx="4410075" cy="3307556"/>
            <wp:effectExtent l="0" t="0" r="0" b="7620"/>
            <wp:docPr id="17" name="Picture 1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20002" cy="3315001"/>
                    </a:xfrm>
                    <a:prstGeom prst="rect">
                      <a:avLst/>
                    </a:prstGeom>
                  </pic:spPr>
                </pic:pic>
              </a:graphicData>
            </a:graphic>
          </wp:inline>
        </w:drawing>
      </w:r>
      <w:r>
        <w:rPr>
          <w:rFonts w:ascii="Times New Roman" w:hAnsi="Times New Roman" w:cs="Times New Roman"/>
          <w:noProof/>
        </w:rPr>
        <w:drawing>
          <wp:inline distT="0" distB="0" distL="0" distR="0" wp14:anchorId="48F74517" wp14:editId="6FE59DF3">
            <wp:extent cx="4470400" cy="3352800"/>
            <wp:effectExtent l="0" t="0" r="6350" b="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221" cy="3357916"/>
                    </a:xfrm>
                    <a:prstGeom prst="rect">
                      <a:avLst/>
                    </a:prstGeom>
                  </pic:spPr>
                </pic:pic>
              </a:graphicData>
            </a:graphic>
          </wp:inline>
        </w:drawing>
      </w:r>
      <w:r>
        <w:rPr>
          <w:rFonts w:ascii="Times New Roman" w:hAnsi="Times New Roman" w:cs="Times New Roman"/>
          <w:noProof/>
        </w:rPr>
        <w:lastRenderedPageBreak/>
        <w:drawing>
          <wp:inline distT="0" distB="0" distL="0" distR="0" wp14:anchorId="21C10F50" wp14:editId="5CF4D3A6">
            <wp:extent cx="4486275" cy="3364706"/>
            <wp:effectExtent l="0" t="0" r="0" b="762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logo&#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6848" cy="3372636"/>
                    </a:xfrm>
                    <a:prstGeom prst="rect">
                      <a:avLst/>
                    </a:prstGeom>
                  </pic:spPr>
                </pic:pic>
              </a:graphicData>
            </a:graphic>
          </wp:inline>
        </w:drawing>
      </w:r>
      <w:r>
        <w:rPr>
          <w:rFonts w:ascii="Times New Roman" w:hAnsi="Times New Roman" w:cs="Times New Roman"/>
          <w:noProof/>
        </w:rPr>
        <w:drawing>
          <wp:inline distT="0" distB="0" distL="0" distR="0" wp14:anchorId="59B58E0B" wp14:editId="3B2D7F12">
            <wp:extent cx="459740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7411" cy="3448058"/>
                    </a:xfrm>
                    <a:prstGeom prst="rect">
                      <a:avLst/>
                    </a:prstGeom>
                  </pic:spPr>
                </pic:pic>
              </a:graphicData>
            </a:graphic>
          </wp:inline>
        </w:drawing>
      </w:r>
      <w:r>
        <w:rPr>
          <w:rFonts w:ascii="Times New Roman" w:hAnsi="Times New Roman" w:cs="Times New Roman"/>
          <w:noProof/>
        </w:rPr>
        <w:lastRenderedPageBreak/>
        <w:drawing>
          <wp:inline distT="0" distB="0" distL="0" distR="0" wp14:anchorId="6AD1E1EA" wp14:editId="70684AA1">
            <wp:extent cx="4181475" cy="3136106"/>
            <wp:effectExtent l="0" t="0" r="0" b="762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7427" cy="3140570"/>
                    </a:xfrm>
                    <a:prstGeom prst="rect">
                      <a:avLst/>
                    </a:prstGeom>
                  </pic:spPr>
                </pic:pic>
              </a:graphicData>
            </a:graphic>
          </wp:inline>
        </w:drawing>
      </w:r>
      <w:r>
        <w:rPr>
          <w:rFonts w:ascii="Times New Roman" w:hAnsi="Times New Roman" w:cs="Times New Roman"/>
          <w:noProof/>
        </w:rPr>
        <w:drawing>
          <wp:inline distT="0" distB="0" distL="0" distR="0" wp14:anchorId="7DD3E096" wp14:editId="5FE33C21">
            <wp:extent cx="4318000" cy="3238500"/>
            <wp:effectExtent l="0" t="0" r="635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8168" cy="3238626"/>
                    </a:xfrm>
                    <a:prstGeom prst="rect">
                      <a:avLst/>
                    </a:prstGeom>
                  </pic:spPr>
                </pic:pic>
              </a:graphicData>
            </a:graphic>
          </wp:inline>
        </w:drawing>
      </w:r>
      <w:r>
        <w:rPr>
          <w:rFonts w:ascii="Times New Roman" w:hAnsi="Times New Roman" w:cs="Times New Roman"/>
          <w:noProof/>
        </w:rPr>
        <w:lastRenderedPageBreak/>
        <w:drawing>
          <wp:inline distT="0" distB="0" distL="0" distR="0" wp14:anchorId="22C4BD68" wp14:editId="6142C83E">
            <wp:extent cx="4105275" cy="3078956"/>
            <wp:effectExtent l="0" t="0" r="0"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8964" cy="3081722"/>
                    </a:xfrm>
                    <a:prstGeom prst="rect">
                      <a:avLst/>
                    </a:prstGeom>
                  </pic:spPr>
                </pic:pic>
              </a:graphicData>
            </a:graphic>
          </wp:inline>
        </w:drawing>
      </w:r>
      <w:r>
        <w:rPr>
          <w:rFonts w:ascii="Times New Roman" w:hAnsi="Times New Roman" w:cs="Times New Roman"/>
          <w:noProof/>
        </w:rPr>
        <w:drawing>
          <wp:inline distT="0" distB="0" distL="0" distR="0" wp14:anchorId="197A245B" wp14:editId="6B4EFEB9">
            <wp:extent cx="4127500" cy="3095625"/>
            <wp:effectExtent l="0" t="0" r="6350" b="952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text on a whit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7975" cy="3095981"/>
                    </a:xfrm>
                    <a:prstGeom prst="rect">
                      <a:avLst/>
                    </a:prstGeom>
                  </pic:spPr>
                </pic:pic>
              </a:graphicData>
            </a:graphic>
          </wp:inline>
        </w:drawing>
      </w:r>
      <w:r>
        <w:rPr>
          <w:rFonts w:ascii="Times New Roman" w:hAnsi="Times New Roman" w:cs="Times New Roman"/>
          <w:noProof/>
        </w:rPr>
        <w:lastRenderedPageBreak/>
        <w:drawing>
          <wp:inline distT="0" distB="0" distL="0" distR="0" wp14:anchorId="190DDFA2" wp14:editId="51E9A381">
            <wp:extent cx="4200525" cy="3150394"/>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4189" cy="3153142"/>
                    </a:xfrm>
                    <a:prstGeom prst="rect">
                      <a:avLst/>
                    </a:prstGeom>
                  </pic:spPr>
                </pic:pic>
              </a:graphicData>
            </a:graphic>
          </wp:inline>
        </w:drawing>
      </w:r>
      <w:r>
        <w:rPr>
          <w:rFonts w:ascii="Times New Roman" w:hAnsi="Times New Roman" w:cs="Times New Roman"/>
          <w:noProof/>
        </w:rPr>
        <w:drawing>
          <wp:inline distT="0" distB="0" distL="0" distR="0" wp14:anchorId="429DB328" wp14:editId="23AB7B8E">
            <wp:extent cx="4279900" cy="320992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1060" cy="3210795"/>
                    </a:xfrm>
                    <a:prstGeom prst="rect">
                      <a:avLst/>
                    </a:prstGeom>
                  </pic:spPr>
                </pic:pic>
              </a:graphicData>
            </a:graphic>
          </wp:inline>
        </w:drawing>
      </w:r>
    </w:p>
    <w:p w14:paraId="663DC90C" w14:textId="77777777" w:rsidR="00A776D9" w:rsidRPr="00171FF8" w:rsidRDefault="00A776D9" w:rsidP="00171FF8">
      <w:pPr>
        <w:spacing w:line="480" w:lineRule="auto"/>
        <w:jc w:val="both"/>
        <w:rPr>
          <w:rFonts w:ascii="Times New Roman" w:hAnsi="Times New Roman" w:cs="Times New Roman"/>
        </w:rPr>
      </w:pPr>
    </w:p>
    <w:p w14:paraId="6D9A7511" w14:textId="2007D5CC" w:rsidR="006B1894" w:rsidRDefault="006B1894" w:rsidP="00171FF8">
      <w:pPr>
        <w:spacing w:line="480" w:lineRule="auto"/>
        <w:jc w:val="both"/>
        <w:rPr>
          <w:rFonts w:ascii="Times New Roman" w:hAnsi="Times New Roman" w:cs="Times New Roman"/>
        </w:rPr>
      </w:pPr>
      <w:r>
        <w:rPr>
          <w:rFonts w:ascii="Times New Roman" w:hAnsi="Times New Roman" w:cs="Times New Roman"/>
        </w:rPr>
        <w:t xml:space="preserve">3.3 </w:t>
      </w:r>
      <w:r w:rsidR="00171FF8" w:rsidRPr="00171FF8">
        <w:rPr>
          <w:rFonts w:ascii="Times New Roman" w:hAnsi="Times New Roman" w:cs="Times New Roman"/>
        </w:rPr>
        <w:t>Important pressure dependent rates many measurement</w:t>
      </w:r>
    </w:p>
    <w:p w14:paraId="06931332" w14:textId="5CF2E726" w:rsidR="00171FF8" w:rsidRPr="00171FF8" w:rsidRDefault="00171FF8" w:rsidP="006B1894">
      <w:pPr>
        <w:spacing w:line="480" w:lineRule="auto"/>
        <w:ind w:firstLine="720"/>
        <w:jc w:val="both"/>
        <w:rPr>
          <w:rFonts w:ascii="Times New Roman" w:hAnsi="Times New Roman" w:cs="Times New Roman"/>
        </w:rPr>
      </w:pPr>
      <w:r w:rsidRPr="00171FF8">
        <w:rPr>
          <w:rFonts w:ascii="Times New Roman" w:hAnsi="Times New Roman" w:cs="Times New Roman"/>
        </w:rPr>
        <w:t xml:space="preserve">Evaluate the </w:t>
      </w:r>
      <w:proofErr w:type="spellStart"/>
      <w:r w:rsidRPr="00171FF8">
        <w:rPr>
          <w:rFonts w:ascii="Times New Roman" w:hAnsi="Times New Roman" w:cs="Times New Roman"/>
        </w:rPr>
        <w:t>Troe</w:t>
      </w:r>
      <w:proofErr w:type="spellEnd"/>
      <w:r w:rsidRPr="00171FF8">
        <w:rPr>
          <w:rFonts w:ascii="Times New Roman" w:hAnsi="Times New Roman" w:cs="Times New Roman"/>
        </w:rPr>
        <w:t xml:space="preserve"> formula using high pressure limit rate from high level theory to obtain the </w:t>
      </w:r>
      <w:proofErr w:type="gramStart"/>
      <w:r w:rsidRPr="00171FF8">
        <w:rPr>
          <w:rFonts w:ascii="Times New Roman" w:hAnsi="Times New Roman" w:cs="Times New Roman"/>
        </w:rPr>
        <w:t>low pressure</w:t>
      </w:r>
      <w:proofErr w:type="gramEnd"/>
      <w:r w:rsidRPr="00171FF8">
        <w:rPr>
          <w:rFonts w:ascii="Times New Roman" w:hAnsi="Times New Roman" w:cs="Times New Roman"/>
        </w:rPr>
        <w:t xml:space="preserve"> limit rate expression and pressure broadening factor  </w:t>
      </w:r>
    </w:p>
    <w:p w14:paraId="53541DCF" w14:textId="77777777"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lastRenderedPageBreak/>
        <w:t>H+O2+M =HO2+M</w:t>
      </w:r>
    </w:p>
    <w:p w14:paraId="5D087453" w14:textId="77777777"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t>H+OH+M =H2O +M</w:t>
      </w:r>
    </w:p>
    <w:p w14:paraId="28638419" w14:textId="77777777" w:rsidR="00171FF8" w:rsidRPr="00171FF8" w:rsidRDefault="00171FF8" w:rsidP="00171FF8">
      <w:pPr>
        <w:spacing w:line="480" w:lineRule="auto"/>
        <w:jc w:val="both"/>
        <w:rPr>
          <w:rFonts w:ascii="Times New Roman" w:hAnsi="Times New Roman" w:cs="Times New Roman"/>
        </w:rPr>
      </w:pPr>
      <w:r w:rsidRPr="00171FF8">
        <w:rPr>
          <w:rFonts w:ascii="Times New Roman" w:hAnsi="Times New Roman" w:cs="Times New Roman"/>
        </w:rPr>
        <w:t>H2O2+M = OH+OH+M</w:t>
      </w:r>
    </w:p>
    <w:p w14:paraId="61D5E776" w14:textId="15874A39" w:rsidR="006B1894" w:rsidRDefault="002D5D3A" w:rsidP="00171FF8">
      <w:pPr>
        <w:spacing w:line="480" w:lineRule="auto"/>
        <w:jc w:val="both"/>
        <w:rPr>
          <w:rFonts w:ascii="Times New Roman" w:hAnsi="Times New Roman" w:cs="Times New Roman"/>
        </w:rPr>
      </w:pPr>
      <w:del w:id="677" w:author="Xueliang Yang" w:date="2020-08-24T06:26:00Z">
        <w:r w:rsidDel="00305F10">
          <w:rPr>
            <w:rFonts w:ascii="Times New Roman" w:hAnsi="Times New Roman" w:cs="Times New Roman"/>
            <w:noProof/>
          </w:rPr>
          <w:drawing>
            <wp:inline distT="0" distB="0" distL="0" distR="0" wp14:anchorId="47414BB5" wp14:editId="023719E5">
              <wp:extent cx="4178300" cy="3133725"/>
              <wp:effectExtent l="0" t="0" r="0" b="952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2932" cy="3152199"/>
                      </a:xfrm>
                      <a:prstGeom prst="rect">
                        <a:avLst/>
                      </a:prstGeom>
                    </pic:spPr>
                  </pic:pic>
                </a:graphicData>
              </a:graphic>
            </wp:inline>
          </w:drawing>
        </w:r>
      </w:del>
    </w:p>
    <w:p w14:paraId="7B17D15E" w14:textId="79544B5E" w:rsidR="00A722C8" w:rsidRDefault="00A722C8" w:rsidP="00171FF8">
      <w:pPr>
        <w:spacing w:line="480" w:lineRule="auto"/>
        <w:jc w:val="both"/>
        <w:rPr>
          <w:rFonts w:ascii="Times New Roman" w:hAnsi="Times New Roman" w:cs="Times New Roman"/>
        </w:rPr>
      </w:pPr>
      <w:del w:id="678" w:author="Xueliang Yang" w:date="2020-08-24T06:26:00Z">
        <w:r w:rsidDel="00305F10">
          <w:rPr>
            <w:rFonts w:ascii="Times New Roman" w:hAnsi="Times New Roman" w:cs="Times New Roman" w:hint="eastAsia"/>
            <w:noProof/>
          </w:rPr>
          <w:drawing>
            <wp:inline distT="0" distB="0" distL="0" distR="0" wp14:anchorId="72651EB6" wp14:editId="04D5C5F7">
              <wp:extent cx="4177665" cy="3133249"/>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77888" cy="3133416"/>
                      </a:xfrm>
                      <a:prstGeom prst="rect">
                        <a:avLst/>
                      </a:prstGeom>
                    </pic:spPr>
                  </pic:pic>
                </a:graphicData>
              </a:graphic>
            </wp:inline>
          </w:drawing>
        </w:r>
      </w:del>
      <w:ins w:id="679" w:author="Xueliang Yang" w:date="2020-08-24T06:27:00Z">
        <w:r w:rsidR="00305F10">
          <w:rPr>
            <w:rFonts w:ascii="Times New Roman" w:hAnsi="Times New Roman" w:cs="Times New Roman"/>
            <w:noProof/>
          </w:rPr>
          <w:drawing>
            <wp:inline distT="0" distB="0" distL="0" distR="0" wp14:anchorId="31DC4CCF" wp14:editId="2650C725">
              <wp:extent cx="5943600" cy="4377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377690"/>
                      </a:xfrm>
                      <a:prstGeom prst="rect">
                        <a:avLst/>
                      </a:prstGeom>
                    </pic:spPr>
                  </pic:pic>
                </a:graphicData>
              </a:graphic>
            </wp:inline>
          </w:drawing>
        </w:r>
      </w:ins>
    </w:p>
    <w:p w14:paraId="4653F37B" w14:textId="45EA0B50" w:rsidR="006B1894" w:rsidRDefault="006B1894" w:rsidP="00171FF8">
      <w:pPr>
        <w:spacing w:line="480" w:lineRule="auto"/>
        <w:jc w:val="both"/>
        <w:rPr>
          <w:rFonts w:ascii="Times New Roman" w:hAnsi="Times New Roman" w:cs="Times New Roman"/>
        </w:rPr>
      </w:pPr>
      <w:r>
        <w:rPr>
          <w:rFonts w:ascii="Times New Roman" w:hAnsi="Times New Roman" w:cs="Times New Roman"/>
        </w:rPr>
        <w:t>3.4 Other reactions</w:t>
      </w:r>
    </w:p>
    <w:p w14:paraId="173A4676" w14:textId="553D1206" w:rsidR="006B1894" w:rsidRPr="00171FF8" w:rsidRDefault="006B1894" w:rsidP="006B1894">
      <w:pPr>
        <w:spacing w:line="480" w:lineRule="auto"/>
        <w:ind w:firstLine="720"/>
        <w:jc w:val="both"/>
        <w:rPr>
          <w:rFonts w:ascii="Times New Roman" w:hAnsi="Times New Roman" w:cs="Times New Roman"/>
        </w:rPr>
      </w:pPr>
      <w:r>
        <w:rPr>
          <w:rFonts w:ascii="Times New Roman" w:hAnsi="Times New Roman" w:cs="Times New Roman"/>
        </w:rPr>
        <w:t>In this category, the reactions are n</w:t>
      </w:r>
      <w:r w:rsidRPr="00171FF8">
        <w:rPr>
          <w:rFonts w:ascii="Times New Roman" w:hAnsi="Times New Roman" w:cs="Times New Roman"/>
        </w:rPr>
        <w:t>ot very important</w:t>
      </w:r>
      <w:r>
        <w:rPr>
          <w:rFonts w:ascii="Times New Roman" w:hAnsi="Times New Roman" w:cs="Times New Roman"/>
        </w:rPr>
        <w:t xml:space="preserve"> </w:t>
      </w:r>
      <w:r w:rsidRPr="00171FF8">
        <w:rPr>
          <w:rFonts w:ascii="Times New Roman" w:hAnsi="Times New Roman" w:cs="Times New Roman"/>
        </w:rPr>
        <w:t xml:space="preserve">and </w:t>
      </w:r>
      <w:r>
        <w:rPr>
          <w:rFonts w:ascii="Times New Roman" w:hAnsi="Times New Roman" w:cs="Times New Roman"/>
        </w:rPr>
        <w:t xml:space="preserve">were </w:t>
      </w:r>
      <w:r w:rsidRPr="00171FF8">
        <w:rPr>
          <w:rFonts w:ascii="Times New Roman" w:hAnsi="Times New Roman" w:cs="Times New Roman"/>
        </w:rPr>
        <w:t>just use</w:t>
      </w:r>
      <w:r>
        <w:rPr>
          <w:rFonts w:ascii="Times New Roman" w:hAnsi="Times New Roman" w:cs="Times New Roman"/>
        </w:rPr>
        <w:t>d</w:t>
      </w:r>
      <w:r w:rsidRPr="00171FF8">
        <w:rPr>
          <w:rFonts w:ascii="Times New Roman" w:hAnsi="Times New Roman" w:cs="Times New Roman"/>
        </w:rPr>
        <w:t xml:space="preserve"> to complete the mechanism. </w:t>
      </w:r>
      <w:r>
        <w:rPr>
          <w:rFonts w:ascii="Times New Roman" w:hAnsi="Times New Roman" w:cs="Times New Roman"/>
        </w:rPr>
        <w:t>Thus, we a</w:t>
      </w:r>
      <w:r w:rsidRPr="00171FF8">
        <w:rPr>
          <w:rFonts w:ascii="Times New Roman" w:hAnsi="Times New Roman" w:cs="Times New Roman"/>
        </w:rPr>
        <w:t xml:space="preserve">dd simple theoretical estimation to improve </w:t>
      </w:r>
      <w:r>
        <w:rPr>
          <w:rFonts w:ascii="Times New Roman" w:hAnsi="Times New Roman" w:cs="Times New Roman"/>
        </w:rPr>
        <w:t xml:space="preserve">their </w:t>
      </w:r>
      <w:r w:rsidRPr="00171FF8">
        <w:rPr>
          <w:rFonts w:ascii="Times New Roman" w:hAnsi="Times New Roman" w:cs="Times New Roman"/>
        </w:rPr>
        <w:t>accuracy</w:t>
      </w:r>
      <w:r>
        <w:rPr>
          <w:rFonts w:ascii="Times New Roman" w:hAnsi="Times New Roman" w:cs="Times New Roman"/>
        </w:rPr>
        <w:t>.</w:t>
      </w:r>
    </w:p>
    <w:p w14:paraId="07FD2478" w14:textId="77777777" w:rsidR="006B1894" w:rsidRDefault="006B1894" w:rsidP="006B1894">
      <w:pPr>
        <w:spacing w:line="480" w:lineRule="auto"/>
        <w:jc w:val="both"/>
        <w:rPr>
          <w:rFonts w:ascii="Times New Roman" w:hAnsi="Times New Roman" w:cs="Times New Roman"/>
        </w:rPr>
      </w:pPr>
    </w:p>
    <w:p w14:paraId="62DED3B0" w14:textId="198E6D20" w:rsidR="006B1894" w:rsidRPr="00171FF8" w:rsidRDefault="006B1894" w:rsidP="006B1894">
      <w:pPr>
        <w:spacing w:line="480" w:lineRule="auto"/>
        <w:jc w:val="both"/>
        <w:rPr>
          <w:rFonts w:ascii="Times New Roman" w:hAnsi="Times New Roman" w:cs="Times New Roman"/>
        </w:rPr>
      </w:pPr>
      <w:r w:rsidRPr="00171FF8">
        <w:rPr>
          <w:rFonts w:ascii="Times New Roman" w:hAnsi="Times New Roman" w:cs="Times New Roman"/>
        </w:rPr>
        <w:t>O + O + M = O2 + M</w:t>
      </w:r>
    </w:p>
    <w:p w14:paraId="196BE593" w14:textId="77777777" w:rsidR="006B1894" w:rsidRPr="00171FF8" w:rsidRDefault="006B1894" w:rsidP="006B1894">
      <w:pPr>
        <w:spacing w:line="480" w:lineRule="auto"/>
        <w:jc w:val="both"/>
        <w:rPr>
          <w:rFonts w:ascii="Times New Roman" w:hAnsi="Times New Roman" w:cs="Times New Roman"/>
        </w:rPr>
      </w:pPr>
      <w:r w:rsidRPr="00171FF8">
        <w:rPr>
          <w:rFonts w:ascii="Times New Roman" w:hAnsi="Times New Roman" w:cs="Times New Roman"/>
        </w:rPr>
        <w:t>O + H + M = OH + M</w:t>
      </w:r>
    </w:p>
    <w:p w14:paraId="5B52FBB0" w14:textId="77777777" w:rsidR="006B1894" w:rsidRDefault="006B1894" w:rsidP="006B1894">
      <w:pPr>
        <w:spacing w:line="480" w:lineRule="auto"/>
        <w:jc w:val="both"/>
        <w:rPr>
          <w:rFonts w:ascii="Times New Roman" w:hAnsi="Times New Roman" w:cs="Times New Roman"/>
        </w:rPr>
      </w:pPr>
      <w:r w:rsidRPr="00171FF8">
        <w:rPr>
          <w:rFonts w:ascii="Times New Roman" w:hAnsi="Times New Roman" w:cs="Times New Roman"/>
        </w:rPr>
        <w:lastRenderedPageBreak/>
        <w:t>H + H + M = H2 + M</w:t>
      </w:r>
    </w:p>
    <w:p w14:paraId="42DF3221" w14:textId="5823CCA5" w:rsidR="003B04C7" w:rsidRDefault="003B04C7" w:rsidP="00171FF8">
      <w:pPr>
        <w:spacing w:line="480" w:lineRule="auto"/>
        <w:jc w:val="both"/>
        <w:rPr>
          <w:rFonts w:ascii="Times New Roman" w:hAnsi="Times New Roman" w:cs="Times New Roman"/>
        </w:rPr>
      </w:pPr>
    </w:p>
    <w:p w14:paraId="4DEDC4E5" w14:textId="6D27D148" w:rsidR="004E193A" w:rsidRDefault="006B1894" w:rsidP="006B1894">
      <w:pPr>
        <w:spacing w:line="480" w:lineRule="auto"/>
        <w:jc w:val="both"/>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.5 </w:t>
      </w:r>
      <w:r w:rsidR="00C770C3">
        <w:rPr>
          <w:rFonts w:ascii="Times New Roman" w:hAnsi="Times New Roman" w:cs="Times New Roman"/>
        </w:rPr>
        <w:t>Further uncertainty refinement by MUM-PCE method</w:t>
      </w:r>
    </w:p>
    <w:p w14:paraId="64067E8C" w14:textId="39F382CD" w:rsidR="004E193A" w:rsidRDefault="004E193A" w:rsidP="00102A78">
      <w:pPr>
        <w:spacing w:line="480" w:lineRule="auto"/>
        <w:ind w:firstLine="720"/>
        <w:jc w:val="both"/>
        <w:rPr>
          <w:rFonts w:ascii="Times New Roman" w:hAnsi="Times New Roman" w:cs="Times New Roman"/>
        </w:rPr>
      </w:pPr>
      <w:r w:rsidRPr="00804471">
        <w:rPr>
          <w:rFonts w:ascii="Times New Roman" w:hAnsi="Times New Roman" w:cs="Times New Roman"/>
        </w:rPr>
        <w:t>With all reaction coefficient quantified with associated uncertainty, we carried out the simulation against the flow reactor speciation time-history and further refine the uncertainty using MUM-PCE method in temperature of 800-1000K and pressure of 1-20 atm which was seldom discussed before.</w:t>
      </w:r>
    </w:p>
    <w:p w14:paraId="706EC19C" w14:textId="77777777" w:rsidR="004E193A" w:rsidRPr="004E193A" w:rsidRDefault="004E193A" w:rsidP="00171FF8">
      <w:pPr>
        <w:spacing w:line="480" w:lineRule="auto"/>
        <w:jc w:val="both"/>
        <w:rPr>
          <w:rFonts w:ascii="Times New Roman" w:hAnsi="Times New Roman" w:cs="Times New Roman"/>
        </w:rPr>
      </w:pPr>
    </w:p>
    <w:p w14:paraId="760E7BC1" w14:textId="2C587056" w:rsidR="0063099B" w:rsidRPr="0063099B" w:rsidRDefault="0063099B" w:rsidP="00171FF8">
      <w:pPr>
        <w:spacing w:line="480" w:lineRule="auto"/>
        <w:jc w:val="both"/>
        <w:rPr>
          <w:rFonts w:ascii="Times New Roman" w:hAnsi="Times New Roman" w:cs="Times New Roman"/>
          <w:b/>
          <w:bCs/>
        </w:rPr>
      </w:pPr>
      <w:r w:rsidRPr="0063099B">
        <w:rPr>
          <w:rFonts w:ascii="Times New Roman" w:hAnsi="Times New Roman" w:cs="Times New Roman"/>
          <w:b/>
          <w:bCs/>
        </w:rPr>
        <w:t>References:</w:t>
      </w:r>
    </w:p>
    <w:p w14:paraId="40CE5792" w14:textId="77777777" w:rsidR="00D320CE" w:rsidRPr="00D320CE" w:rsidRDefault="003B04C7" w:rsidP="00D320CE">
      <w:pPr>
        <w:pStyle w:val="EndNoteBibliography"/>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D320CE" w:rsidRPr="00D320CE">
        <w:t>[1] D.F. Davidson, J.K. Shao, R. Choudhary, M. Mehl, N. Obrecht, R.K. Hanson, Ignition delay time measurements and modeling for gasoline at very high pressures, Proceedings of the Combustion Institute 37 (2019) 4885-4892.</w:t>
      </w:r>
    </w:p>
    <w:p w14:paraId="26A20998" w14:textId="77777777" w:rsidR="00D320CE" w:rsidRPr="00D320CE" w:rsidRDefault="00D320CE" w:rsidP="00D320CE">
      <w:pPr>
        <w:pStyle w:val="EndNoteBibliography"/>
      </w:pPr>
      <w:r w:rsidRPr="00D320CE">
        <w:t>[2] J. Shao, R. Choudhary, D.F. Davidson, R.K. Hanson, S. Barak, S. Vasu, Ignition delay times of methane and hydrogen highly diluted in carbon dioxide at high pressures up to 300 atm, Proceedings of the Combustion Institute 37 (2019) 4555-4562.</w:t>
      </w:r>
    </w:p>
    <w:p w14:paraId="4CC4A6EA" w14:textId="77777777" w:rsidR="00D320CE" w:rsidRPr="00D320CE" w:rsidRDefault="00D320CE" w:rsidP="00D320CE">
      <w:pPr>
        <w:pStyle w:val="EndNoteBibliography"/>
      </w:pPr>
      <w:r w:rsidRPr="00D320CE">
        <w:t>[3] Y. Zhu, S. Li, D.F. Davidson, R.K. Hanson, Ignition delay times of conventional and alternative fuels behind reflected shock waves, Proceedings of the Combustion Institute 35 (2015) 241-248.</w:t>
      </w:r>
    </w:p>
    <w:p w14:paraId="445BDD4F" w14:textId="77777777" w:rsidR="00D320CE" w:rsidRPr="00D320CE" w:rsidRDefault="00D320CE" w:rsidP="00D320CE">
      <w:pPr>
        <w:pStyle w:val="EndNoteBibliography"/>
      </w:pPr>
      <w:r w:rsidRPr="00D320CE">
        <w:t>[4] A.P. Kelley, A.J. Smallbone, D.L. Zhu, C.K. Law, Laminar flame speeds of C5 to C8 n-alkanes at elevated pressures: Experimental determination, fuel similarity, and stretch sensitivity, Proceedings of the Combustion Institute 33 (2011) 963-970.</w:t>
      </w:r>
    </w:p>
    <w:p w14:paraId="57712C7E" w14:textId="77777777" w:rsidR="00D320CE" w:rsidRPr="00D320CE" w:rsidRDefault="00D320CE" w:rsidP="00D320CE">
      <w:pPr>
        <w:pStyle w:val="EndNoteBibliography"/>
      </w:pPr>
      <w:r w:rsidRPr="00D320CE">
        <w:t>[5] F. Wu, C.K. Law, An experimental and mechanistic study on the laminar flame speed, Markstein length and flame chemistry of the butanol isomers, Combustion and Flame 160 (2013) 2744-2756.</w:t>
      </w:r>
    </w:p>
    <w:p w14:paraId="464B6838" w14:textId="77777777" w:rsidR="00D320CE" w:rsidRPr="00D320CE" w:rsidRDefault="00D320CE" w:rsidP="00D320CE">
      <w:pPr>
        <w:pStyle w:val="EndNoteBibliography"/>
      </w:pPr>
      <w:r w:rsidRPr="00D320CE">
        <w:t>[6] S. Yang, X. Yang, F. Wu, Y. Ju, C.K. Law, Laminar flame speeds and kinetic modeling of H2/O2/diluent mixtures at sub-atmospheric and elevated pressures, Proceedings of the Combustion Institute 36 (2017) 491-498.</w:t>
      </w:r>
    </w:p>
    <w:p w14:paraId="17AB8E09" w14:textId="77777777" w:rsidR="00D320CE" w:rsidRPr="00D320CE" w:rsidRDefault="00D320CE" w:rsidP="00D320CE">
      <w:pPr>
        <w:pStyle w:val="EndNoteBibliography"/>
      </w:pPr>
      <w:r w:rsidRPr="00D320CE">
        <w:t>[7] D.R. Haylett, D.F. Davidson, R.D. Cook, Z. Hong, W. Ren, S.H. Pyun, R.K. Hanson, Multi-species time-history measurements during n-hexadecane oxidation behind reflected shock waves, Proceedings of the Combustion Institute 34 (2013) 369-376.</w:t>
      </w:r>
    </w:p>
    <w:p w14:paraId="371DEDD5" w14:textId="77777777" w:rsidR="00D320CE" w:rsidRPr="00D320CE" w:rsidRDefault="00D320CE" w:rsidP="00D320CE">
      <w:pPr>
        <w:pStyle w:val="EndNoteBibliography"/>
      </w:pPr>
      <w:r w:rsidRPr="00D320CE">
        <w:t>[8] W. Ren, K.-Y. Lam, D.F. Davidson, R.K. Hanson, X. Yang, Pyrolysis and oxidation of methyl acetate in a shock tube: A multi-species time-history study, Proceedings of the Combustion Institute 36 (2017) 255-264.</w:t>
      </w:r>
    </w:p>
    <w:p w14:paraId="01662707" w14:textId="77777777" w:rsidR="00D320CE" w:rsidRPr="00D320CE" w:rsidRDefault="00D320CE" w:rsidP="00D320CE">
      <w:pPr>
        <w:pStyle w:val="EndNoteBibliography"/>
      </w:pPr>
      <w:r w:rsidRPr="00D320CE">
        <w:t>[9] M. Frenklach, Systematic optimization of a detailed kinetic model using a methane ignition example, Combustion and Flame 58 (1984) 69-72.</w:t>
      </w:r>
    </w:p>
    <w:p w14:paraId="23112C29" w14:textId="77777777" w:rsidR="00D320CE" w:rsidRPr="00D320CE" w:rsidRDefault="00D320CE" w:rsidP="00D320CE">
      <w:pPr>
        <w:pStyle w:val="EndNoteBibliography"/>
      </w:pPr>
      <w:r w:rsidRPr="00D320CE">
        <w:lastRenderedPageBreak/>
        <w:t>[10] M. Frenklach, H. Wang, M.J. Rabinowitz, Optimization and analysis of large chemical kinetic mechanisms using the solution mapping method—combustion of methane, Progress in Energy and Combustion Science 18 (1992) 47-73.</w:t>
      </w:r>
    </w:p>
    <w:p w14:paraId="244DDA97" w14:textId="77777777" w:rsidR="00D320CE" w:rsidRPr="00D320CE" w:rsidRDefault="00D320CE" w:rsidP="00D320CE">
      <w:pPr>
        <w:pStyle w:val="EndNoteBibliography"/>
      </w:pPr>
      <w:r w:rsidRPr="00D320CE">
        <w:t>[11] F.L. Dryer, F.M. Haas, J. Santner, T.I. Farouk, M. Chaos, Interpreting chemical kinetics from complex reaction–advection–diffusion systems: Modeling of flow reactors and related experiments, Progress in Energy and Combustion Science 44 (2014) 19-39.</w:t>
      </w:r>
    </w:p>
    <w:p w14:paraId="58FD1F95" w14:textId="77777777" w:rsidR="00D320CE" w:rsidRPr="00D320CE" w:rsidRDefault="00D320CE" w:rsidP="00D320CE">
      <w:pPr>
        <w:pStyle w:val="EndNoteBibliography"/>
      </w:pPr>
      <w:r w:rsidRPr="00D320CE">
        <w:t>[12] X. You, A. Packard, M. Frenklach, Process informatics tools for predictive modeling: Hydrogen combustion, 44 (2012) 101-116.</w:t>
      </w:r>
    </w:p>
    <w:p w14:paraId="6D219FBF" w14:textId="77777777" w:rsidR="00D320CE" w:rsidRPr="00D320CE" w:rsidRDefault="00D320CE" w:rsidP="00D320CE">
      <w:pPr>
        <w:pStyle w:val="EndNoteBibliography"/>
      </w:pPr>
      <w:r w:rsidRPr="00D320CE">
        <w:t>[13] B. Eiteneer, M. Frenklach, Experimental and modeling study of shock-tube oxidation of acetylene, International Journal of Chemical Kinetics 35 (2003) 391-414.</w:t>
      </w:r>
    </w:p>
    <w:p w14:paraId="7D6D9874" w14:textId="77777777" w:rsidR="00D320CE" w:rsidRPr="00D320CE" w:rsidRDefault="00D320CE" w:rsidP="00D320CE">
      <w:pPr>
        <w:pStyle w:val="EndNoteBibliography"/>
      </w:pPr>
      <w:r w:rsidRPr="00D320CE">
        <w:t>[14] X.Y. Hai Wang, Ameya V. Joshi, Scott G. Davis, Alexander Laskin, Fokion Egolfopoulos &amp; Chung K. Law, USC Mech Version II. High-Temperature Combustion Reaction Model of H2/CO/C1-C4 Compounds, (2007).</w:t>
      </w:r>
    </w:p>
    <w:p w14:paraId="28ABEF67" w14:textId="4937D184" w:rsidR="005C20B9" w:rsidRPr="005C20B9" w:rsidRDefault="003B04C7" w:rsidP="00171FF8">
      <w:pPr>
        <w:spacing w:line="480" w:lineRule="auto"/>
        <w:jc w:val="both"/>
        <w:rPr>
          <w:rFonts w:ascii="Times New Roman" w:hAnsi="Times New Roman" w:cs="Times New Roman"/>
        </w:rPr>
      </w:pPr>
      <w:r>
        <w:rPr>
          <w:rFonts w:ascii="Times New Roman" w:hAnsi="Times New Roman" w:cs="Times New Roman"/>
        </w:rPr>
        <w:fldChar w:fldCharType="end"/>
      </w:r>
    </w:p>
    <w:sectPr w:rsidR="005C20B9" w:rsidRPr="005C20B9" w:rsidSect="007F0A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A8A56" w14:textId="77777777" w:rsidR="00B029F8" w:rsidRDefault="00B029F8" w:rsidP="00EE63CF">
      <w:r>
        <w:separator/>
      </w:r>
    </w:p>
  </w:endnote>
  <w:endnote w:type="continuationSeparator" w:id="0">
    <w:p w14:paraId="6F91C04E" w14:textId="77777777" w:rsidR="00B029F8" w:rsidRDefault="00B029F8" w:rsidP="00EE6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B0DE8" w14:textId="77777777" w:rsidR="00B029F8" w:rsidRDefault="00B029F8" w:rsidP="00EE63CF">
      <w:r>
        <w:separator/>
      </w:r>
    </w:p>
  </w:footnote>
  <w:footnote w:type="continuationSeparator" w:id="0">
    <w:p w14:paraId="52FE5E9B" w14:textId="77777777" w:rsidR="00B029F8" w:rsidRDefault="00B029F8" w:rsidP="00EE6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830650"/>
    <w:multiLevelType w:val="hybridMultilevel"/>
    <w:tmpl w:val="3D60E6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ueliang Yang">
    <w15:presenceInfo w15:providerId="Windows Live" w15:userId="514fdf0779ae48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mbustion and Flam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2pw52effsf04eedssxavapfawfepwdx9r9&quot;&gt;weighted evaluation&lt;record-ids&gt;&lt;item&gt;1&lt;/item&gt;&lt;item&gt;3&lt;/item&gt;&lt;item&gt;4&lt;/item&gt;&lt;item&gt;5&lt;/item&gt;&lt;item&gt;8&lt;/item&gt;&lt;item&gt;9&lt;/item&gt;&lt;item&gt;10&lt;/item&gt;&lt;item&gt;12&lt;/item&gt;&lt;item&gt;13&lt;/item&gt;&lt;item&gt;14&lt;/item&gt;&lt;item&gt;15&lt;/item&gt;&lt;item&gt;19&lt;/item&gt;&lt;item&gt;21&lt;/item&gt;&lt;item&gt;22&lt;/item&gt;&lt;/record-ids&gt;&lt;/item&gt;&lt;/Libraries&gt;"/>
  </w:docVars>
  <w:rsids>
    <w:rsidRoot w:val="005C20B9"/>
    <w:rsid w:val="000028F9"/>
    <w:rsid w:val="00007EA8"/>
    <w:rsid w:val="0001133B"/>
    <w:rsid w:val="000120BD"/>
    <w:rsid w:val="00016F47"/>
    <w:rsid w:val="00020646"/>
    <w:rsid w:val="00021D0D"/>
    <w:rsid w:val="00027A7E"/>
    <w:rsid w:val="000449BE"/>
    <w:rsid w:val="000451AB"/>
    <w:rsid w:val="00047528"/>
    <w:rsid w:val="00060FEB"/>
    <w:rsid w:val="00062966"/>
    <w:rsid w:val="00063688"/>
    <w:rsid w:val="00071AD4"/>
    <w:rsid w:val="00072592"/>
    <w:rsid w:val="00073D45"/>
    <w:rsid w:val="00091D00"/>
    <w:rsid w:val="0009425D"/>
    <w:rsid w:val="000A6AD3"/>
    <w:rsid w:val="000C4C77"/>
    <w:rsid w:val="000C5951"/>
    <w:rsid w:val="000C6A86"/>
    <w:rsid w:val="000F00ED"/>
    <w:rsid w:val="000F16C3"/>
    <w:rsid w:val="00100E88"/>
    <w:rsid w:val="00102A78"/>
    <w:rsid w:val="00103CC7"/>
    <w:rsid w:val="00116420"/>
    <w:rsid w:val="0012168D"/>
    <w:rsid w:val="00122D8F"/>
    <w:rsid w:val="001349BB"/>
    <w:rsid w:val="001430B2"/>
    <w:rsid w:val="00146331"/>
    <w:rsid w:val="0014758A"/>
    <w:rsid w:val="001525BB"/>
    <w:rsid w:val="00152CE7"/>
    <w:rsid w:val="001577D7"/>
    <w:rsid w:val="00161415"/>
    <w:rsid w:val="00167EFE"/>
    <w:rsid w:val="00171FF8"/>
    <w:rsid w:val="00172A53"/>
    <w:rsid w:val="00173CA9"/>
    <w:rsid w:val="00181227"/>
    <w:rsid w:val="00181B61"/>
    <w:rsid w:val="00181FE7"/>
    <w:rsid w:val="00184332"/>
    <w:rsid w:val="00190C81"/>
    <w:rsid w:val="00192D02"/>
    <w:rsid w:val="001943F9"/>
    <w:rsid w:val="00194BBB"/>
    <w:rsid w:val="001A1477"/>
    <w:rsid w:val="001A392E"/>
    <w:rsid w:val="001B15DD"/>
    <w:rsid w:val="001B4CCF"/>
    <w:rsid w:val="001B4E3B"/>
    <w:rsid w:val="001B71EB"/>
    <w:rsid w:val="001C6739"/>
    <w:rsid w:val="001C7001"/>
    <w:rsid w:val="001D4FBF"/>
    <w:rsid w:val="001E283A"/>
    <w:rsid w:val="001E36C8"/>
    <w:rsid w:val="001E71FF"/>
    <w:rsid w:val="001F008F"/>
    <w:rsid w:val="001F0406"/>
    <w:rsid w:val="001F0E06"/>
    <w:rsid w:val="001F3BC8"/>
    <w:rsid w:val="00207038"/>
    <w:rsid w:val="00207ADB"/>
    <w:rsid w:val="00213129"/>
    <w:rsid w:val="00226620"/>
    <w:rsid w:val="00230100"/>
    <w:rsid w:val="00232540"/>
    <w:rsid w:val="002329BC"/>
    <w:rsid w:val="00233144"/>
    <w:rsid w:val="00237CE0"/>
    <w:rsid w:val="00253718"/>
    <w:rsid w:val="002565DD"/>
    <w:rsid w:val="00260BAE"/>
    <w:rsid w:val="00270D2E"/>
    <w:rsid w:val="00275AB2"/>
    <w:rsid w:val="00281880"/>
    <w:rsid w:val="002917E6"/>
    <w:rsid w:val="00293D9E"/>
    <w:rsid w:val="002A22FD"/>
    <w:rsid w:val="002A358A"/>
    <w:rsid w:val="002A36C1"/>
    <w:rsid w:val="002A422E"/>
    <w:rsid w:val="002A42A4"/>
    <w:rsid w:val="002A558E"/>
    <w:rsid w:val="002A7BEB"/>
    <w:rsid w:val="002B3312"/>
    <w:rsid w:val="002C15F3"/>
    <w:rsid w:val="002C195E"/>
    <w:rsid w:val="002C1D6F"/>
    <w:rsid w:val="002C217C"/>
    <w:rsid w:val="002C253B"/>
    <w:rsid w:val="002C4022"/>
    <w:rsid w:val="002D1EF9"/>
    <w:rsid w:val="002D261E"/>
    <w:rsid w:val="002D5D3A"/>
    <w:rsid w:val="002D69ED"/>
    <w:rsid w:val="002E7040"/>
    <w:rsid w:val="002E7388"/>
    <w:rsid w:val="002F2A01"/>
    <w:rsid w:val="002F32BE"/>
    <w:rsid w:val="00305F10"/>
    <w:rsid w:val="00311EB4"/>
    <w:rsid w:val="00315A6F"/>
    <w:rsid w:val="00324F04"/>
    <w:rsid w:val="003253E7"/>
    <w:rsid w:val="00333030"/>
    <w:rsid w:val="0033395B"/>
    <w:rsid w:val="00337014"/>
    <w:rsid w:val="00337AD6"/>
    <w:rsid w:val="00341DF6"/>
    <w:rsid w:val="0034611C"/>
    <w:rsid w:val="003528B8"/>
    <w:rsid w:val="0036099D"/>
    <w:rsid w:val="00363B91"/>
    <w:rsid w:val="00373F3B"/>
    <w:rsid w:val="00374D4C"/>
    <w:rsid w:val="00377091"/>
    <w:rsid w:val="00380E6D"/>
    <w:rsid w:val="003916B9"/>
    <w:rsid w:val="00394663"/>
    <w:rsid w:val="00394A05"/>
    <w:rsid w:val="003A26AC"/>
    <w:rsid w:val="003B04C7"/>
    <w:rsid w:val="003B6D01"/>
    <w:rsid w:val="003B7654"/>
    <w:rsid w:val="003B7757"/>
    <w:rsid w:val="003B7801"/>
    <w:rsid w:val="003C22C4"/>
    <w:rsid w:val="003C47FE"/>
    <w:rsid w:val="003C7A57"/>
    <w:rsid w:val="003D16DE"/>
    <w:rsid w:val="003D3C2E"/>
    <w:rsid w:val="003D4952"/>
    <w:rsid w:val="003E24CB"/>
    <w:rsid w:val="003E2CB7"/>
    <w:rsid w:val="003E6F2E"/>
    <w:rsid w:val="003E759A"/>
    <w:rsid w:val="003F2806"/>
    <w:rsid w:val="003F38DD"/>
    <w:rsid w:val="003F72C2"/>
    <w:rsid w:val="00400896"/>
    <w:rsid w:val="00400CC9"/>
    <w:rsid w:val="00403C2B"/>
    <w:rsid w:val="00403D19"/>
    <w:rsid w:val="00411269"/>
    <w:rsid w:val="00413A5B"/>
    <w:rsid w:val="004146D5"/>
    <w:rsid w:val="00427640"/>
    <w:rsid w:val="00430EB4"/>
    <w:rsid w:val="0043155B"/>
    <w:rsid w:val="00432BB3"/>
    <w:rsid w:val="0043534C"/>
    <w:rsid w:val="004369F8"/>
    <w:rsid w:val="004425AF"/>
    <w:rsid w:val="00445837"/>
    <w:rsid w:val="00445C32"/>
    <w:rsid w:val="00452C49"/>
    <w:rsid w:val="00454910"/>
    <w:rsid w:val="004551F2"/>
    <w:rsid w:val="004556C0"/>
    <w:rsid w:val="00464393"/>
    <w:rsid w:val="00467893"/>
    <w:rsid w:val="004703E5"/>
    <w:rsid w:val="00474FAF"/>
    <w:rsid w:val="00476348"/>
    <w:rsid w:val="0047639F"/>
    <w:rsid w:val="00477C1C"/>
    <w:rsid w:val="00480971"/>
    <w:rsid w:val="00484ACF"/>
    <w:rsid w:val="00486D58"/>
    <w:rsid w:val="004873E4"/>
    <w:rsid w:val="0049270E"/>
    <w:rsid w:val="00493E0D"/>
    <w:rsid w:val="00494A6B"/>
    <w:rsid w:val="004953DE"/>
    <w:rsid w:val="004964A0"/>
    <w:rsid w:val="004A2F09"/>
    <w:rsid w:val="004A676D"/>
    <w:rsid w:val="004B155A"/>
    <w:rsid w:val="004B4376"/>
    <w:rsid w:val="004C2B05"/>
    <w:rsid w:val="004C2F76"/>
    <w:rsid w:val="004D39EA"/>
    <w:rsid w:val="004D675E"/>
    <w:rsid w:val="004E193A"/>
    <w:rsid w:val="004E2A42"/>
    <w:rsid w:val="004E6209"/>
    <w:rsid w:val="004E72CB"/>
    <w:rsid w:val="0050058E"/>
    <w:rsid w:val="00503387"/>
    <w:rsid w:val="005070B9"/>
    <w:rsid w:val="00514C57"/>
    <w:rsid w:val="00520003"/>
    <w:rsid w:val="005259DC"/>
    <w:rsid w:val="005354B1"/>
    <w:rsid w:val="00537707"/>
    <w:rsid w:val="0053777F"/>
    <w:rsid w:val="00540C1A"/>
    <w:rsid w:val="00543239"/>
    <w:rsid w:val="005441B1"/>
    <w:rsid w:val="005444FA"/>
    <w:rsid w:val="0054496B"/>
    <w:rsid w:val="00547C45"/>
    <w:rsid w:val="00551D39"/>
    <w:rsid w:val="00552521"/>
    <w:rsid w:val="00556623"/>
    <w:rsid w:val="00557B28"/>
    <w:rsid w:val="00561B4A"/>
    <w:rsid w:val="005626BC"/>
    <w:rsid w:val="0056541D"/>
    <w:rsid w:val="0057247C"/>
    <w:rsid w:val="00576FD0"/>
    <w:rsid w:val="00580F9E"/>
    <w:rsid w:val="005831A7"/>
    <w:rsid w:val="0058531D"/>
    <w:rsid w:val="0059091C"/>
    <w:rsid w:val="005926C8"/>
    <w:rsid w:val="00592BAC"/>
    <w:rsid w:val="005933CF"/>
    <w:rsid w:val="005950D9"/>
    <w:rsid w:val="005964D4"/>
    <w:rsid w:val="005A19EB"/>
    <w:rsid w:val="005A5556"/>
    <w:rsid w:val="005B0019"/>
    <w:rsid w:val="005B17C0"/>
    <w:rsid w:val="005B185B"/>
    <w:rsid w:val="005B457F"/>
    <w:rsid w:val="005C0737"/>
    <w:rsid w:val="005C20B9"/>
    <w:rsid w:val="005C2862"/>
    <w:rsid w:val="005C6A8F"/>
    <w:rsid w:val="005D140D"/>
    <w:rsid w:val="005D19D6"/>
    <w:rsid w:val="005D25EA"/>
    <w:rsid w:val="005D7981"/>
    <w:rsid w:val="005E0130"/>
    <w:rsid w:val="005F2BF0"/>
    <w:rsid w:val="005F52AF"/>
    <w:rsid w:val="00605A26"/>
    <w:rsid w:val="006129EA"/>
    <w:rsid w:val="00612FC8"/>
    <w:rsid w:val="0062017D"/>
    <w:rsid w:val="00620378"/>
    <w:rsid w:val="00620A26"/>
    <w:rsid w:val="00621ABC"/>
    <w:rsid w:val="00621FA4"/>
    <w:rsid w:val="006235D4"/>
    <w:rsid w:val="00625AE0"/>
    <w:rsid w:val="0062633F"/>
    <w:rsid w:val="0063099B"/>
    <w:rsid w:val="00630C04"/>
    <w:rsid w:val="00632E59"/>
    <w:rsid w:val="00651416"/>
    <w:rsid w:val="0065667A"/>
    <w:rsid w:val="006705B9"/>
    <w:rsid w:val="00671120"/>
    <w:rsid w:val="00673E45"/>
    <w:rsid w:val="00674422"/>
    <w:rsid w:val="006763A1"/>
    <w:rsid w:val="006772FE"/>
    <w:rsid w:val="006778EF"/>
    <w:rsid w:val="00677C9A"/>
    <w:rsid w:val="006805C9"/>
    <w:rsid w:val="006829DD"/>
    <w:rsid w:val="00682B84"/>
    <w:rsid w:val="00693BCF"/>
    <w:rsid w:val="00696F3A"/>
    <w:rsid w:val="006A2020"/>
    <w:rsid w:val="006A2EB0"/>
    <w:rsid w:val="006B1894"/>
    <w:rsid w:val="006B7878"/>
    <w:rsid w:val="006C4D28"/>
    <w:rsid w:val="006C55EB"/>
    <w:rsid w:val="006D0764"/>
    <w:rsid w:val="006D51C6"/>
    <w:rsid w:val="006D70E8"/>
    <w:rsid w:val="006E1C26"/>
    <w:rsid w:val="006E28FB"/>
    <w:rsid w:val="006F5C0C"/>
    <w:rsid w:val="006F6593"/>
    <w:rsid w:val="0070127B"/>
    <w:rsid w:val="0070649E"/>
    <w:rsid w:val="00706E25"/>
    <w:rsid w:val="00711BA2"/>
    <w:rsid w:val="0071516E"/>
    <w:rsid w:val="00717CEA"/>
    <w:rsid w:val="0072122B"/>
    <w:rsid w:val="007215BF"/>
    <w:rsid w:val="00721BB1"/>
    <w:rsid w:val="007300BC"/>
    <w:rsid w:val="00734652"/>
    <w:rsid w:val="0073660E"/>
    <w:rsid w:val="00736B93"/>
    <w:rsid w:val="00737602"/>
    <w:rsid w:val="0074469B"/>
    <w:rsid w:val="00746CEB"/>
    <w:rsid w:val="00750A58"/>
    <w:rsid w:val="00752FF3"/>
    <w:rsid w:val="0076028C"/>
    <w:rsid w:val="007618E4"/>
    <w:rsid w:val="0076344C"/>
    <w:rsid w:val="007703E7"/>
    <w:rsid w:val="007726BF"/>
    <w:rsid w:val="007870C5"/>
    <w:rsid w:val="007929EE"/>
    <w:rsid w:val="007950DA"/>
    <w:rsid w:val="007A1409"/>
    <w:rsid w:val="007B4CBF"/>
    <w:rsid w:val="007B539B"/>
    <w:rsid w:val="007D18E5"/>
    <w:rsid w:val="007E01AB"/>
    <w:rsid w:val="007E26A9"/>
    <w:rsid w:val="007E2A04"/>
    <w:rsid w:val="007E2C1C"/>
    <w:rsid w:val="007E66E4"/>
    <w:rsid w:val="007F0AA0"/>
    <w:rsid w:val="007F5B11"/>
    <w:rsid w:val="00801417"/>
    <w:rsid w:val="00804471"/>
    <w:rsid w:val="00813505"/>
    <w:rsid w:val="00822DF2"/>
    <w:rsid w:val="00823E81"/>
    <w:rsid w:val="008253C2"/>
    <w:rsid w:val="00826B08"/>
    <w:rsid w:val="00831009"/>
    <w:rsid w:val="00834203"/>
    <w:rsid w:val="0083746A"/>
    <w:rsid w:val="00837F4B"/>
    <w:rsid w:val="0084673A"/>
    <w:rsid w:val="00847F86"/>
    <w:rsid w:val="00863317"/>
    <w:rsid w:val="0086551D"/>
    <w:rsid w:val="00865E55"/>
    <w:rsid w:val="008666CD"/>
    <w:rsid w:val="008667B8"/>
    <w:rsid w:val="00866B04"/>
    <w:rsid w:val="00871622"/>
    <w:rsid w:val="00871D7C"/>
    <w:rsid w:val="00874550"/>
    <w:rsid w:val="00883695"/>
    <w:rsid w:val="00883A08"/>
    <w:rsid w:val="00885C81"/>
    <w:rsid w:val="00887C80"/>
    <w:rsid w:val="00887F1A"/>
    <w:rsid w:val="008972CE"/>
    <w:rsid w:val="00897B01"/>
    <w:rsid w:val="008A32E0"/>
    <w:rsid w:val="008A42AB"/>
    <w:rsid w:val="008B20FA"/>
    <w:rsid w:val="008B3F3D"/>
    <w:rsid w:val="008C062D"/>
    <w:rsid w:val="008C1BF7"/>
    <w:rsid w:val="008C348F"/>
    <w:rsid w:val="008C50BF"/>
    <w:rsid w:val="008E148C"/>
    <w:rsid w:val="008E3A6F"/>
    <w:rsid w:val="008F09D4"/>
    <w:rsid w:val="008F0CA2"/>
    <w:rsid w:val="008F0E4C"/>
    <w:rsid w:val="00901033"/>
    <w:rsid w:val="00907CAF"/>
    <w:rsid w:val="00912D77"/>
    <w:rsid w:val="00913802"/>
    <w:rsid w:val="00915CAF"/>
    <w:rsid w:val="0092620B"/>
    <w:rsid w:val="00937AA6"/>
    <w:rsid w:val="0094155C"/>
    <w:rsid w:val="00941616"/>
    <w:rsid w:val="009430E6"/>
    <w:rsid w:val="009525A3"/>
    <w:rsid w:val="00952A56"/>
    <w:rsid w:val="00953F47"/>
    <w:rsid w:val="009558A4"/>
    <w:rsid w:val="00956B01"/>
    <w:rsid w:val="0096291C"/>
    <w:rsid w:val="00962CF5"/>
    <w:rsid w:val="00962CF7"/>
    <w:rsid w:val="00964FB1"/>
    <w:rsid w:val="00966D8F"/>
    <w:rsid w:val="00972CD1"/>
    <w:rsid w:val="00976852"/>
    <w:rsid w:val="009779C7"/>
    <w:rsid w:val="00982153"/>
    <w:rsid w:val="00992A5A"/>
    <w:rsid w:val="009933CD"/>
    <w:rsid w:val="009936BB"/>
    <w:rsid w:val="009936F0"/>
    <w:rsid w:val="00994EFA"/>
    <w:rsid w:val="00997584"/>
    <w:rsid w:val="00997F70"/>
    <w:rsid w:val="009A2BAB"/>
    <w:rsid w:val="009A7A77"/>
    <w:rsid w:val="009B58B5"/>
    <w:rsid w:val="009C0128"/>
    <w:rsid w:val="009C2C48"/>
    <w:rsid w:val="009C3D22"/>
    <w:rsid w:val="009D39F8"/>
    <w:rsid w:val="009D3E30"/>
    <w:rsid w:val="009E052E"/>
    <w:rsid w:val="009E1DE1"/>
    <w:rsid w:val="009E44BF"/>
    <w:rsid w:val="009E7598"/>
    <w:rsid w:val="009E7AC2"/>
    <w:rsid w:val="009F0FD3"/>
    <w:rsid w:val="009F36FF"/>
    <w:rsid w:val="009F6A11"/>
    <w:rsid w:val="00A03AF5"/>
    <w:rsid w:val="00A064C8"/>
    <w:rsid w:val="00A12DF4"/>
    <w:rsid w:val="00A131A8"/>
    <w:rsid w:val="00A164C3"/>
    <w:rsid w:val="00A16E2A"/>
    <w:rsid w:val="00A230C3"/>
    <w:rsid w:val="00A31142"/>
    <w:rsid w:val="00A35891"/>
    <w:rsid w:val="00A425BF"/>
    <w:rsid w:val="00A4296E"/>
    <w:rsid w:val="00A4313E"/>
    <w:rsid w:val="00A6067C"/>
    <w:rsid w:val="00A660BF"/>
    <w:rsid w:val="00A722C8"/>
    <w:rsid w:val="00A776D9"/>
    <w:rsid w:val="00A80225"/>
    <w:rsid w:val="00A8372D"/>
    <w:rsid w:val="00A85521"/>
    <w:rsid w:val="00A858B7"/>
    <w:rsid w:val="00A903C2"/>
    <w:rsid w:val="00A916B4"/>
    <w:rsid w:val="00A946A5"/>
    <w:rsid w:val="00A97793"/>
    <w:rsid w:val="00AA1B1C"/>
    <w:rsid w:val="00AA7068"/>
    <w:rsid w:val="00AB64E2"/>
    <w:rsid w:val="00AC288E"/>
    <w:rsid w:val="00AC6CA8"/>
    <w:rsid w:val="00AD0B80"/>
    <w:rsid w:val="00AD2CB0"/>
    <w:rsid w:val="00AD76E6"/>
    <w:rsid w:val="00AE0057"/>
    <w:rsid w:val="00AE2379"/>
    <w:rsid w:val="00AE52F0"/>
    <w:rsid w:val="00AE7312"/>
    <w:rsid w:val="00AF2529"/>
    <w:rsid w:val="00AF77F2"/>
    <w:rsid w:val="00B029F8"/>
    <w:rsid w:val="00B073EB"/>
    <w:rsid w:val="00B12069"/>
    <w:rsid w:val="00B1360C"/>
    <w:rsid w:val="00B14D94"/>
    <w:rsid w:val="00B27E4D"/>
    <w:rsid w:val="00B3102C"/>
    <w:rsid w:val="00B342BB"/>
    <w:rsid w:val="00B37241"/>
    <w:rsid w:val="00B40BD7"/>
    <w:rsid w:val="00B430E1"/>
    <w:rsid w:val="00B51DFB"/>
    <w:rsid w:val="00B53479"/>
    <w:rsid w:val="00B56F2E"/>
    <w:rsid w:val="00B6040F"/>
    <w:rsid w:val="00B64B59"/>
    <w:rsid w:val="00B71017"/>
    <w:rsid w:val="00B71265"/>
    <w:rsid w:val="00B74AAE"/>
    <w:rsid w:val="00B7725E"/>
    <w:rsid w:val="00B7758F"/>
    <w:rsid w:val="00B77733"/>
    <w:rsid w:val="00B77E9C"/>
    <w:rsid w:val="00B85ABC"/>
    <w:rsid w:val="00B96969"/>
    <w:rsid w:val="00B974E1"/>
    <w:rsid w:val="00BA2624"/>
    <w:rsid w:val="00BA7793"/>
    <w:rsid w:val="00BB324A"/>
    <w:rsid w:val="00BB54F5"/>
    <w:rsid w:val="00BC1D0D"/>
    <w:rsid w:val="00BD22FF"/>
    <w:rsid w:val="00BD5C80"/>
    <w:rsid w:val="00BE3C62"/>
    <w:rsid w:val="00BF199D"/>
    <w:rsid w:val="00BF36B0"/>
    <w:rsid w:val="00C00108"/>
    <w:rsid w:val="00C00E7C"/>
    <w:rsid w:val="00C05F2B"/>
    <w:rsid w:val="00C12363"/>
    <w:rsid w:val="00C12DC5"/>
    <w:rsid w:val="00C16462"/>
    <w:rsid w:val="00C166A3"/>
    <w:rsid w:val="00C31959"/>
    <w:rsid w:val="00C333CC"/>
    <w:rsid w:val="00C3494F"/>
    <w:rsid w:val="00C35F70"/>
    <w:rsid w:val="00C4454D"/>
    <w:rsid w:val="00C449A2"/>
    <w:rsid w:val="00C53F87"/>
    <w:rsid w:val="00C63661"/>
    <w:rsid w:val="00C72CCC"/>
    <w:rsid w:val="00C768D8"/>
    <w:rsid w:val="00C770C3"/>
    <w:rsid w:val="00C774F5"/>
    <w:rsid w:val="00C82BB7"/>
    <w:rsid w:val="00C85DB8"/>
    <w:rsid w:val="00C863C2"/>
    <w:rsid w:val="00C86EEB"/>
    <w:rsid w:val="00C97383"/>
    <w:rsid w:val="00CA23FE"/>
    <w:rsid w:val="00CA7E28"/>
    <w:rsid w:val="00CB069A"/>
    <w:rsid w:val="00CB1EE5"/>
    <w:rsid w:val="00CB47F3"/>
    <w:rsid w:val="00CB5521"/>
    <w:rsid w:val="00CB7C43"/>
    <w:rsid w:val="00CC7F7D"/>
    <w:rsid w:val="00CD7C10"/>
    <w:rsid w:val="00CE188F"/>
    <w:rsid w:val="00CE39D4"/>
    <w:rsid w:val="00CE6A3F"/>
    <w:rsid w:val="00CE6F66"/>
    <w:rsid w:val="00CE797A"/>
    <w:rsid w:val="00CF76FE"/>
    <w:rsid w:val="00CF7AAC"/>
    <w:rsid w:val="00CF7F97"/>
    <w:rsid w:val="00D04C76"/>
    <w:rsid w:val="00D04D6F"/>
    <w:rsid w:val="00D14992"/>
    <w:rsid w:val="00D20CB2"/>
    <w:rsid w:val="00D31C3A"/>
    <w:rsid w:val="00D320CE"/>
    <w:rsid w:val="00D3638E"/>
    <w:rsid w:val="00D3769D"/>
    <w:rsid w:val="00D459BD"/>
    <w:rsid w:val="00D47D67"/>
    <w:rsid w:val="00D52407"/>
    <w:rsid w:val="00D535DC"/>
    <w:rsid w:val="00D53BD8"/>
    <w:rsid w:val="00D547E5"/>
    <w:rsid w:val="00D563D8"/>
    <w:rsid w:val="00D56999"/>
    <w:rsid w:val="00D57766"/>
    <w:rsid w:val="00D61FD8"/>
    <w:rsid w:val="00D6541A"/>
    <w:rsid w:val="00D70E51"/>
    <w:rsid w:val="00D71AA5"/>
    <w:rsid w:val="00D83A52"/>
    <w:rsid w:val="00D83D0A"/>
    <w:rsid w:val="00D91A38"/>
    <w:rsid w:val="00D93227"/>
    <w:rsid w:val="00DA64EA"/>
    <w:rsid w:val="00DB087E"/>
    <w:rsid w:val="00DB2677"/>
    <w:rsid w:val="00DB2B74"/>
    <w:rsid w:val="00DB2D2B"/>
    <w:rsid w:val="00DB34C5"/>
    <w:rsid w:val="00DB4189"/>
    <w:rsid w:val="00DB41F8"/>
    <w:rsid w:val="00DC3DE2"/>
    <w:rsid w:val="00DE235C"/>
    <w:rsid w:val="00DE5AD6"/>
    <w:rsid w:val="00DE677C"/>
    <w:rsid w:val="00DE6F67"/>
    <w:rsid w:val="00DF2310"/>
    <w:rsid w:val="00DF5F5A"/>
    <w:rsid w:val="00DF7B82"/>
    <w:rsid w:val="00E02011"/>
    <w:rsid w:val="00E104F3"/>
    <w:rsid w:val="00E127A3"/>
    <w:rsid w:val="00E17D0D"/>
    <w:rsid w:val="00E201B3"/>
    <w:rsid w:val="00E2335F"/>
    <w:rsid w:val="00E24628"/>
    <w:rsid w:val="00E25F70"/>
    <w:rsid w:val="00E53804"/>
    <w:rsid w:val="00E55510"/>
    <w:rsid w:val="00E55D43"/>
    <w:rsid w:val="00E608EB"/>
    <w:rsid w:val="00E62EDF"/>
    <w:rsid w:val="00E63524"/>
    <w:rsid w:val="00E65D0A"/>
    <w:rsid w:val="00E66C69"/>
    <w:rsid w:val="00E81897"/>
    <w:rsid w:val="00E86D14"/>
    <w:rsid w:val="00E910CB"/>
    <w:rsid w:val="00EA4C0D"/>
    <w:rsid w:val="00EA79C8"/>
    <w:rsid w:val="00EB373A"/>
    <w:rsid w:val="00EB6986"/>
    <w:rsid w:val="00EB712B"/>
    <w:rsid w:val="00ED2018"/>
    <w:rsid w:val="00ED2285"/>
    <w:rsid w:val="00EE3C49"/>
    <w:rsid w:val="00EE5CDA"/>
    <w:rsid w:val="00EE63CF"/>
    <w:rsid w:val="00EE77C4"/>
    <w:rsid w:val="00EF71CB"/>
    <w:rsid w:val="00F060AD"/>
    <w:rsid w:val="00F0694F"/>
    <w:rsid w:val="00F07079"/>
    <w:rsid w:val="00F126E9"/>
    <w:rsid w:val="00F154DC"/>
    <w:rsid w:val="00F15EF1"/>
    <w:rsid w:val="00F26B73"/>
    <w:rsid w:val="00F338F0"/>
    <w:rsid w:val="00F36981"/>
    <w:rsid w:val="00F37E20"/>
    <w:rsid w:val="00F410D0"/>
    <w:rsid w:val="00F43B0C"/>
    <w:rsid w:val="00F451CB"/>
    <w:rsid w:val="00F50969"/>
    <w:rsid w:val="00F50DD8"/>
    <w:rsid w:val="00F51973"/>
    <w:rsid w:val="00F55201"/>
    <w:rsid w:val="00F57E9A"/>
    <w:rsid w:val="00F62CCE"/>
    <w:rsid w:val="00F653EA"/>
    <w:rsid w:val="00F657F3"/>
    <w:rsid w:val="00F708A6"/>
    <w:rsid w:val="00F746AB"/>
    <w:rsid w:val="00F763B2"/>
    <w:rsid w:val="00F7694D"/>
    <w:rsid w:val="00F8376C"/>
    <w:rsid w:val="00F955EC"/>
    <w:rsid w:val="00FA0EC6"/>
    <w:rsid w:val="00FA7090"/>
    <w:rsid w:val="00FB33A2"/>
    <w:rsid w:val="00FB3E69"/>
    <w:rsid w:val="00FB4DB3"/>
    <w:rsid w:val="00FC2CB2"/>
    <w:rsid w:val="00FC69DC"/>
    <w:rsid w:val="00FC73B0"/>
    <w:rsid w:val="00FD5BC1"/>
    <w:rsid w:val="00FD6A37"/>
    <w:rsid w:val="00FE496D"/>
    <w:rsid w:val="00FE7A1F"/>
    <w:rsid w:val="00FF077F"/>
    <w:rsid w:val="00FF07B1"/>
    <w:rsid w:val="00FF1DE6"/>
    <w:rsid w:val="00FF6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61678"/>
  <w15:chartTrackingRefBased/>
  <w15:docId w15:val="{7BE4A6A9-244D-1449-9DF5-0E2405A9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2BB"/>
    <w:pPr>
      <w:ind w:firstLineChars="200" w:firstLine="420"/>
    </w:pPr>
  </w:style>
  <w:style w:type="paragraph" w:customStyle="1" w:styleId="EndNoteBibliographyTitle">
    <w:name w:val="EndNote Bibliography Title"/>
    <w:basedOn w:val="Normal"/>
    <w:link w:val="EndNoteBibliographyTitleChar"/>
    <w:rsid w:val="003B04C7"/>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3B04C7"/>
    <w:rPr>
      <w:rFonts w:ascii="Calibri" w:hAnsi="Calibri" w:cs="Calibri"/>
      <w:noProof/>
    </w:rPr>
  </w:style>
  <w:style w:type="paragraph" w:customStyle="1" w:styleId="EndNoteBibliography">
    <w:name w:val="EndNote Bibliography"/>
    <w:basedOn w:val="Normal"/>
    <w:link w:val="EndNoteBibliographyChar"/>
    <w:rsid w:val="003B04C7"/>
    <w:pPr>
      <w:jc w:val="both"/>
    </w:pPr>
    <w:rPr>
      <w:rFonts w:ascii="Calibri" w:hAnsi="Calibri" w:cs="Calibri"/>
      <w:noProof/>
    </w:rPr>
  </w:style>
  <w:style w:type="character" w:customStyle="1" w:styleId="EndNoteBibliographyChar">
    <w:name w:val="EndNote Bibliography Char"/>
    <w:basedOn w:val="DefaultParagraphFont"/>
    <w:link w:val="EndNoteBibliography"/>
    <w:rsid w:val="003B04C7"/>
    <w:rPr>
      <w:rFonts w:ascii="Calibri" w:hAnsi="Calibri" w:cs="Calibri"/>
      <w:noProof/>
    </w:rPr>
  </w:style>
  <w:style w:type="paragraph" w:styleId="Header">
    <w:name w:val="header"/>
    <w:basedOn w:val="Normal"/>
    <w:link w:val="HeaderChar"/>
    <w:uiPriority w:val="99"/>
    <w:unhideWhenUsed/>
    <w:rsid w:val="00EE63CF"/>
    <w:pPr>
      <w:tabs>
        <w:tab w:val="center" w:pos="4680"/>
        <w:tab w:val="right" w:pos="9360"/>
      </w:tabs>
    </w:pPr>
  </w:style>
  <w:style w:type="character" w:customStyle="1" w:styleId="HeaderChar">
    <w:name w:val="Header Char"/>
    <w:basedOn w:val="DefaultParagraphFont"/>
    <w:link w:val="Header"/>
    <w:uiPriority w:val="99"/>
    <w:rsid w:val="00EE63CF"/>
  </w:style>
  <w:style w:type="paragraph" w:styleId="Footer">
    <w:name w:val="footer"/>
    <w:basedOn w:val="Normal"/>
    <w:link w:val="FooterChar"/>
    <w:uiPriority w:val="99"/>
    <w:unhideWhenUsed/>
    <w:rsid w:val="00EE63CF"/>
    <w:pPr>
      <w:tabs>
        <w:tab w:val="center" w:pos="4680"/>
        <w:tab w:val="right" w:pos="9360"/>
      </w:tabs>
    </w:pPr>
  </w:style>
  <w:style w:type="character" w:customStyle="1" w:styleId="FooterChar">
    <w:name w:val="Footer Char"/>
    <w:basedOn w:val="DefaultParagraphFont"/>
    <w:link w:val="Footer"/>
    <w:uiPriority w:val="99"/>
    <w:rsid w:val="00EE63CF"/>
  </w:style>
  <w:style w:type="paragraph" w:styleId="EndnoteText">
    <w:name w:val="endnote text"/>
    <w:basedOn w:val="Normal"/>
    <w:link w:val="EndnoteTextChar"/>
    <w:uiPriority w:val="99"/>
    <w:semiHidden/>
    <w:unhideWhenUsed/>
    <w:rsid w:val="00AF2529"/>
    <w:rPr>
      <w:sz w:val="20"/>
      <w:szCs w:val="20"/>
    </w:rPr>
  </w:style>
  <w:style w:type="character" w:customStyle="1" w:styleId="EndnoteTextChar">
    <w:name w:val="Endnote Text Char"/>
    <w:basedOn w:val="DefaultParagraphFont"/>
    <w:link w:val="EndnoteText"/>
    <w:uiPriority w:val="99"/>
    <w:semiHidden/>
    <w:rsid w:val="00AF2529"/>
    <w:rPr>
      <w:sz w:val="20"/>
      <w:szCs w:val="20"/>
    </w:rPr>
  </w:style>
  <w:style w:type="character" w:styleId="EndnoteReference">
    <w:name w:val="endnote reference"/>
    <w:basedOn w:val="DefaultParagraphFont"/>
    <w:uiPriority w:val="99"/>
    <w:semiHidden/>
    <w:unhideWhenUsed/>
    <w:rsid w:val="00AF2529"/>
    <w:rPr>
      <w:vertAlign w:val="superscript"/>
    </w:rPr>
  </w:style>
  <w:style w:type="paragraph" w:styleId="BalloonText">
    <w:name w:val="Balloon Text"/>
    <w:basedOn w:val="Normal"/>
    <w:link w:val="BalloonTextChar"/>
    <w:uiPriority w:val="99"/>
    <w:semiHidden/>
    <w:unhideWhenUsed/>
    <w:rsid w:val="0073465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652"/>
    <w:rPr>
      <w:rFonts w:ascii="Segoe UI" w:hAnsi="Segoe UI" w:cs="Segoe UI"/>
      <w:sz w:val="18"/>
      <w:szCs w:val="18"/>
    </w:rPr>
  </w:style>
  <w:style w:type="character" w:customStyle="1" w:styleId="fontstyle01">
    <w:name w:val="fontstyle01"/>
    <w:basedOn w:val="DefaultParagraphFont"/>
    <w:rsid w:val="005C0737"/>
    <w:rPr>
      <w:rFonts w:ascii="Times-Roman" w:hAnsi="Times-Roman" w:hint="default"/>
      <w:b w:val="0"/>
      <w:bCs w:val="0"/>
      <w:i w:val="0"/>
      <w:iCs w:val="0"/>
      <w:color w:val="231F20"/>
      <w:sz w:val="20"/>
      <w:szCs w:val="20"/>
    </w:rPr>
  </w:style>
  <w:style w:type="character" w:customStyle="1" w:styleId="fontstyle21">
    <w:name w:val="fontstyle21"/>
    <w:basedOn w:val="DefaultParagraphFont"/>
    <w:rsid w:val="005C0737"/>
    <w:rPr>
      <w:rFonts w:ascii="Times-Italic" w:hAnsi="Times-Italic" w:hint="default"/>
      <w:b w:val="0"/>
      <w:bCs w:val="0"/>
      <w:i/>
      <w:iCs/>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106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Hai15</b:Tag>
    <b:SourceType>JournalArticle</b:SourceType>
    <b:Guid>{02BB5C1D-EA68-4081-A574-DCB197EDE88C}</b:Guid>
    <b:Title>Combustion kinetic model uncertainty quantification, propagation and minimization</b:Title>
    <b:Year>2015</b:Year>
    <b:Author>
      <b:Author>
        <b:NameList>
          <b:Person>
            <b:Last>Hai Wang</b:Last>
            <b:First>David</b:First>
            <b:Middle>A. Sheen</b:Middle>
          </b:Person>
        </b:NameList>
      </b:Author>
    </b:Author>
    <b:JournalName>Progress in Energy and Combustion Science</b:JournalName>
    <b:Pages>1-31</b:Pages>
    <b:Volume>47</b:Volume>
    <b:RefOrder>1</b:RefOrder>
  </b:Source>
</b:Sources>
</file>

<file path=customXml/itemProps1.xml><?xml version="1.0" encoding="utf-8"?>
<ds:datastoreItem xmlns:ds="http://schemas.openxmlformats.org/officeDocument/2006/customXml" ds:itemID="{400A715E-F30B-4E71-8C9B-2C225153D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4266</Words>
  <Characters>24317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ECUST</Company>
  <LinksUpToDate>false</LinksUpToDate>
  <CharactersWithSpaces>28526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Xiaobo</dc:creator>
  <cp:keywords/>
  <dc:description/>
  <cp:lastModifiedBy>Xueliang Yang</cp:lastModifiedBy>
  <cp:revision>2</cp:revision>
  <dcterms:created xsi:type="dcterms:W3CDTF">2020-08-24T13:30:00Z</dcterms:created>
  <dcterms:modified xsi:type="dcterms:W3CDTF">2020-08-24T13:30:00Z</dcterms:modified>
</cp:coreProperties>
</file>